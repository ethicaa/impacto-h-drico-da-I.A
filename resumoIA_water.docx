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12EC6" w14:textId="7016D3BE" w:rsidR="00603CDC" w:rsidRPr="00CF7C84" w:rsidRDefault="006D40F2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  <w:pPrChange w:id="0" w:author="Allan G Santos" w:date="2026-10-13T12:24:00Z" w16du:dateUtc="2026-10-13T15:24:00Z">
          <w:pPr>
            <w:spacing w:after="0" w:line="360" w:lineRule="auto"/>
            <w:jc w:val="center"/>
          </w:pPr>
        </w:pPrChange>
      </w:pPr>
      <w:ins w:id="1" w:author="Allan G Santos" w:date="2026-10-13T12:17:00Z" w16du:dateUtc="2026-10-13T15:17:00Z">
        <w:r>
          <w:rPr>
            <w:rFonts w:ascii="Times New Roman" w:hAnsi="Times New Roman"/>
            <w:b/>
            <w:bCs/>
            <w:color w:val="1F4E79"/>
            <w:sz w:val="28"/>
          </w:rPr>
          <w:t>CONSUMO DE ÁGUA E SUSTENTABI</w:t>
        </w:r>
      </w:ins>
      <w:ins w:id="2" w:author="Allan G Santos" w:date="2026-10-13T12:18:00Z" w16du:dateUtc="2026-10-13T15:18:00Z">
        <w:r>
          <w:rPr>
            <w:rFonts w:ascii="Times New Roman" w:hAnsi="Times New Roman"/>
            <w:b/>
            <w:bCs/>
            <w:color w:val="1F4E79"/>
            <w:sz w:val="28"/>
          </w:rPr>
          <w:t>LIDADE NA EXPANSÃO DE INTELIGÊNICA ARTIFICIAL</w:t>
        </w:r>
      </w:ins>
      <w:del w:id="3" w:author="Allan G Santos" w:date="2026-10-13T12:17:00Z" w16du:dateUtc="2026-10-13T15:17:00Z">
        <w:r w:rsidR="00622EE0" w:rsidDel="006D40F2">
          <w:rPr>
            <w:rFonts w:ascii="Times New Roman" w:hAnsi="Times New Roman"/>
            <w:b/>
            <w:color w:val="1F4E79"/>
            <w:sz w:val="28"/>
          </w:rPr>
          <w:delText>[COLE AQUI O TÍTULO FINAL DO TRABALHO]</w:delText>
        </w:r>
      </w:del>
    </w:p>
    <w:p w14:paraId="434C6D26" w14:textId="77777777" w:rsidR="00A866D7" w:rsidRPr="00CF7C84" w:rsidRDefault="00A866D7" w:rsidP="0030327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4"/>
        </w:rPr>
      </w:pPr>
      <w:commentRangeStart w:id="4"/>
    </w:p>
    <w:p w14:paraId="66041129" w14:textId="0F9218D9" w:rsidR="0072291A" w:rsidRPr="00CF7C84" w:rsidRDefault="006D5DF8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ins w:id="5" w:author="Isabella" w:date="2026-10-06T19:05:00Z">
        <w:r>
          <w:rPr>
            <w:rFonts w:ascii="Times New Roman" w:hAnsi="Times New Roman" w:cs="Times New Roman"/>
            <w:color w:val="1F4E79"/>
            <w:sz w:val="24"/>
            <w:szCs w:val="24"/>
          </w:rPr>
          <w:t>ISABELLA LUIZA DOS SANTOS SOUZA, E</w:t>
        </w:r>
      </w:ins>
      <w:ins w:id="6" w:author="Isabella" w:date="2026-10-06T19:11:00Z">
        <w:r>
          <w:rPr>
            <w:rFonts w:ascii="Times New Roman" w:hAnsi="Times New Roman" w:cs="Times New Roman"/>
            <w:color w:val="1F4E79"/>
            <w:sz w:val="24"/>
            <w:szCs w:val="24"/>
          </w:rPr>
          <w:t>SPECIALISTA.</w:t>
        </w:r>
      </w:ins>
      <w:del w:id="7" w:author="Isabella" w:date="2026-10-06T19:05:00Z">
        <w:r w:rsidR="0072291A" w:rsidRPr="00CF7C84" w:rsidDel="006D5DF8">
          <w:rPr>
            <w:rFonts w:ascii="Times New Roman" w:hAnsi="Times New Roman" w:cs="Times New Roman"/>
            <w:color w:val="1F4E79"/>
            <w:sz w:val="24"/>
            <w:szCs w:val="24"/>
          </w:rPr>
          <w:delText>[NOME COMPLETO DO ORIENTADOR E TITULAÇÃO]</w:delText>
        </w:r>
      </w:del>
      <w:r w:rsidR="0072291A" w:rsidRPr="00CF7C84"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</w:p>
    <w:p w14:paraId="4513413D" w14:textId="527F9F02" w:rsidR="00FC70D8" w:rsidRPr="00CF7C84" w:rsidRDefault="00846E12">
      <w:pPr>
        <w:spacing w:after="0" w:line="240" w:lineRule="auto"/>
        <w:ind w:left="4955" w:firstLine="1"/>
        <w:jc w:val="center"/>
        <w:rPr>
          <w:rFonts w:ascii="Times New Roman" w:hAnsi="Times New Roman" w:cs="Times New Roman"/>
          <w:sz w:val="24"/>
          <w:szCs w:val="24"/>
        </w:rPr>
        <w:pPrChange w:id="34" w:author="Allan G Santos" w:date="2026-10-13T12:15:00Z" w16du:dateUtc="2026-10-13T15:15:00Z">
          <w:pPr>
            <w:spacing w:after="0" w:line="240" w:lineRule="auto"/>
            <w:ind w:firstLine="709"/>
            <w:jc w:val="right"/>
          </w:pPr>
        </w:pPrChange>
      </w:pPr>
      <w:ins w:id="35" w:author="Allan G Santos" w:date="2026-10-13T12:21:00Z" w16du:dateUtc="2026-10-13T15:21:00Z">
        <w:r>
          <w:rPr>
            <w:rFonts w:ascii="Times New Roman" w:hAnsi="Times New Roman" w:cs="Times New Roman"/>
            <w:color w:val="1F4E79"/>
            <w:sz w:val="24"/>
            <w:szCs w:val="24"/>
          </w:rPr>
          <w:t xml:space="preserve">       </w:t>
        </w:r>
      </w:ins>
      <w:del w:id="36" w:author="Allan G Santos" w:date="2026-10-13T12:05:00Z" w16du:dateUtc="2026-10-13T15:05:00Z">
        <w:r w:rsidR="00595417" w:rsidRPr="00CF7C84" w:rsidDel="00603CDC">
          <w:rPr>
            <w:rFonts w:ascii="Times New Roman" w:hAnsi="Times New Roman" w:cs="Times New Roman"/>
            <w:color w:val="1F4E79"/>
            <w:sz w:val="24"/>
            <w:szCs w:val="24"/>
          </w:rPr>
          <w:delText>[</w:delText>
        </w:r>
      </w:del>
      <w:del w:id="37" w:author="Allan G Santos" w:date="2026-10-13T12:04:00Z" w16du:dateUtc="2026-10-13T15:04:00Z">
        <w:r w:rsidR="00595417" w:rsidRPr="00CF7C84" w:rsidDel="00603CDC">
          <w:rPr>
            <w:rFonts w:ascii="Times New Roman" w:hAnsi="Times New Roman" w:cs="Times New Roman"/>
            <w:color w:val="1F4E79"/>
            <w:sz w:val="24"/>
            <w:szCs w:val="24"/>
          </w:rPr>
          <w:delText>NOME COMPLETO DO ALUNO 1</w:delText>
        </w:r>
      </w:del>
      <w:ins w:id="38" w:author="Allan G Santos" w:date="2026-10-13T12:15:00Z" w16du:dateUtc="2026-10-13T15:15:00Z">
        <w:r w:rsidR="006D40F2">
          <w:rPr>
            <w:rFonts w:ascii="Times New Roman" w:hAnsi="Times New Roman" w:cs="Times New Roman"/>
            <w:color w:val="1F4E79"/>
            <w:sz w:val="24"/>
            <w:szCs w:val="24"/>
          </w:rPr>
          <w:t>ALLAN GÓES DOS SANTOS</w:t>
        </w:r>
      </w:ins>
      <w:del w:id="39" w:author="Allan G Santos" w:date="2026-10-13T12:15:00Z" w16du:dateUtc="2026-10-13T15:15:00Z">
        <w:r w:rsidR="00595417" w:rsidRPr="00CF7C84" w:rsidDel="006D40F2">
          <w:rPr>
            <w:rFonts w:ascii="Times New Roman" w:hAnsi="Times New Roman" w:cs="Times New Roman"/>
            <w:color w:val="1F4E79"/>
            <w:sz w:val="24"/>
            <w:szCs w:val="24"/>
          </w:rPr>
          <w:delText>]</w:delText>
        </w:r>
      </w:del>
      <w:r w:rsidR="00FC70D8" w:rsidRPr="00CF7C84">
        <w:rPr>
          <w:rStyle w:val="FootnoteReference"/>
          <w:rFonts w:ascii="Times New Roman" w:hAnsi="Times New Roman" w:cs="Times New Roman"/>
          <w:sz w:val="24"/>
          <w:szCs w:val="24"/>
        </w:rPr>
        <w:footnoteReference w:id="2"/>
      </w:r>
    </w:p>
    <w:p w14:paraId="0EBA97DB" w14:textId="332B5204" w:rsidR="00595417" w:rsidRPr="00CF7C84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del w:id="53" w:author="Allan G Santos" w:date="2026-10-13T12:15:00Z" w16du:dateUtc="2026-10-13T15:15:00Z">
        <w:r w:rsidRPr="00CF7C84" w:rsidDel="006D40F2">
          <w:rPr>
            <w:rFonts w:ascii="Times New Roman" w:hAnsi="Times New Roman" w:cs="Times New Roman"/>
            <w:color w:val="1F4E79"/>
            <w:sz w:val="24"/>
            <w:szCs w:val="24"/>
          </w:rPr>
          <w:delText>[NOME COMPLETO DO ALUNO 2 OU EXCLUIR ESTA LINHA</w:delText>
        </w:r>
      </w:del>
      <w:ins w:id="54" w:author="Allan G Santos" w:date="2026-10-13T12:15:00Z" w16du:dateUtc="2026-10-13T15:15:00Z">
        <w:r w:rsidR="006D40F2">
          <w:rPr>
            <w:rFonts w:ascii="Times New Roman" w:hAnsi="Times New Roman" w:cs="Times New Roman"/>
            <w:color w:val="1F4E79"/>
            <w:sz w:val="24"/>
            <w:szCs w:val="24"/>
          </w:rPr>
          <w:t>OCTAVIO MACHADO SOARES</w:t>
        </w:r>
      </w:ins>
      <w:del w:id="55" w:author="Allan G Santos" w:date="2026-10-13T12:15:00Z" w16du:dateUtc="2026-10-13T15:15:00Z">
        <w:r w:rsidRPr="00CF7C84" w:rsidDel="006D40F2">
          <w:rPr>
            <w:rFonts w:ascii="Times New Roman" w:hAnsi="Times New Roman" w:cs="Times New Roman"/>
            <w:color w:val="1F4E79"/>
            <w:sz w:val="24"/>
            <w:szCs w:val="24"/>
          </w:rPr>
          <w:delText>]</w:delText>
        </w:r>
      </w:del>
      <w:r w:rsidRPr="00CF7C84">
        <w:rPr>
          <w:rStyle w:val="FootnoteReference"/>
          <w:rFonts w:ascii="Times New Roman" w:hAnsi="Times New Roman" w:cs="Times New Roman"/>
          <w:sz w:val="24"/>
          <w:szCs w:val="24"/>
        </w:rPr>
        <w:footnoteReference w:id="3"/>
      </w:r>
    </w:p>
    <w:p w14:paraId="2760661B" w14:textId="54B7E8A1" w:rsidR="00595417" w:rsidRDefault="006D40F2" w:rsidP="00A866D7">
      <w:pPr>
        <w:spacing w:after="0" w:line="240" w:lineRule="auto"/>
        <w:ind w:firstLine="709"/>
        <w:jc w:val="right"/>
        <w:rPr>
          <w:ins w:id="66" w:author="Allan G Santos" w:date="2026-10-13T12:16:00Z" w16du:dateUtc="2026-10-13T15:16:00Z"/>
          <w:rFonts w:ascii="Times New Roman" w:hAnsi="Times New Roman" w:cs="Times New Roman"/>
          <w:color w:val="1F4E79"/>
          <w:sz w:val="24"/>
          <w:szCs w:val="24"/>
        </w:rPr>
      </w:pPr>
      <w:ins w:id="67" w:author="Allan G Santos" w:date="2026-10-13T12:16:00Z">
        <w:r w:rsidRPr="006D40F2">
          <w:rPr>
            <w:rFonts w:ascii="Times New Roman" w:hAnsi="Times New Roman" w:cs="Times New Roman"/>
            <w:color w:val="1F4E79"/>
            <w:sz w:val="24"/>
            <w:szCs w:val="24"/>
          </w:rPr>
          <w:t>C</w:t>
        </w:r>
      </w:ins>
      <w:ins w:id="68" w:author="Allan G Santos" w:date="2026-10-13T12:16:00Z" w16du:dateUtc="2026-10-13T15:16:00Z">
        <w:r>
          <w:rPr>
            <w:rFonts w:ascii="Times New Roman" w:hAnsi="Times New Roman" w:cs="Times New Roman"/>
            <w:color w:val="1F4E79"/>
            <w:sz w:val="24"/>
            <w:szCs w:val="24"/>
          </w:rPr>
          <w:t>ARLOS HENRIQUE SANTOS DE MOURA DE CASTRO</w:t>
        </w:r>
      </w:ins>
      <w:del w:id="69" w:author="Allan G Santos" w:date="2026-10-13T12:16:00Z" w16du:dateUtc="2026-10-13T15:16:00Z">
        <w:r w:rsidR="00595417" w:rsidRPr="00CF7C84" w:rsidDel="006D40F2">
          <w:rPr>
            <w:rFonts w:ascii="Times New Roman" w:hAnsi="Times New Roman" w:cs="Times New Roman"/>
            <w:color w:val="1F4E79"/>
            <w:sz w:val="24"/>
            <w:szCs w:val="24"/>
          </w:rPr>
          <w:delText>[NOME COMPLETO DO ALUNO 3 OU EXCLUIR ESTA LINHA]</w:delText>
        </w:r>
      </w:del>
      <w:r w:rsidR="00595417" w:rsidRPr="00CF7C84">
        <w:rPr>
          <w:rStyle w:val="FootnoteReference"/>
          <w:rFonts w:ascii="Times New Roman" w:hAnsi="Times New Roman" w:cs="Times New Roman"/>
          <w:sz w:val="24"/>
          <w:szCs w:val="24"/>
        </w:rPr>
        <w:footnoteReference w:id="4"/>
      </w:r>
      <w:commentRangeEnd w:id="4"/>
      <w:del w:id="80" w:author="Allan G Santos" w:date="2026-10-13T12:20:00Z" w16du:dateUtc="2026-10-13T15:20:00Z">
        <w:r w:rsidR="001736FF" w:rsidDel="00846E12">
          <w:rPr>
            <w:rStyle w:val="CommentReference"/>
            <w:rFonts w:ascii="Times New Roman" w:hAnsi="Times New Roman" w:cs="Times New Roman"/>
            <w:color w:val="1F4E79"/>
            <w:sz w:val="24"/>
            <w:szCs w:val="24"/>
          </w:rPr>
          <w:commentReference w:id="4"/>
        </w:r>
      </w:del>
    </w:p>
    <w:p w14:paraId="2DF1BA94" w14:textId="72011F31" w:rsidR="006D40F2" w:rsidRDefault="006D40F2" w:rsidP="006D40F2">
      <w:pPr>
        <w:spacing w:after="0" w:line="240" w:lineRule="auto"/>
        <w:ind w:firstLine="709"/>
        <w:jc w:val="right"/>
        <w:rPr>
          <w:ins w:id="81" w:author="Allan G Santos" w:date="2026-10-13T12:16:00Z" w16du:dateUtc="2026-10-13T15:16:00Z"/>
          <w:rFonts w:ascii="Times New Roman" w:hAnsi="Times New Roman" w:cs="Times New Roman"/>
          <w:color w:val="1F4E79"/>
          <w:sz w:val="24"/>
          <w:szCs w:val="24"/>
        </w:rPr>
      </w:pPr>
      <w:ins w:id="82" w:author="Allan G Santos" w:date="2026-10-13T12:16:00Z" w16du:dateUtc="2026-10-13T15:16:00Z">
        <w:r>
          <w:rPr>
            <w:rFonts w:ascii="Times New Roman" w:hAnsi="Times New Roman" w:cs="Times New Roman"/>
            <w:color w:val="1F4E79"/>
            <w:sz w:val="24"/>
            <w:szCs w:val="24"/>
          </w:rPr>
          <w:t>LUCCAS MACHADO SOARES</w:t>
        </w:r>
        <w:r w:rsidRPr="00CF7C84">
          <w:rPr>
            <w:rStyle w:val="FootnoteReference"/>
            <w:rFonts w:ascii="Times New Roman" w:hAnsi="Times New Roman" w:cs="Times New Roman"/>
            <w:sz w:val="24"/>
            <w:szCs w:val="24"/>
          </w:rPr>
          <w:footnoteReference w:id="5"/>
        </w:r>
      </w:ins>
    </w:p>
    <w:p w14:paraId="46B53D64" w14:textId="5939D6AE" w:rsidR="006D40F2" w:rsidDel="006D40F2" w:rsidRDefault="006D40F2" w:rsidP="00F670B9">
      <w:pPr>
        <w:spacing w:after="0" w:line="360" w:lineRule="auto"/>
        <w:jc w:val="both"/>
        <w:rPr>
          <w:del w:id="91" w:author="Allan G Santos" w:date="2026-10-13T12:16:00Z" w16du:dateUtc="2026-10-13T15:16:00Z"/>
          <w:rFonts w:ascii="Times New Roman" w:hAnsi="Times New Roman" w:cs="Times New Roman"/>
          <w:sz w:val="24"/>
          <w:szCs w:val="24"/>
        </w:rPr>
      </w:pPr>
      <w:ins w:id="92" w:author="Allan G Santos" w:date="2026-10-13T12:16:00Z" w16du:dateUtc="2026-10-13T15:16:00Z">
        <w:r>
          <w:rPr>
            <w:rFonts w:ascii="Times New Roman" w:hAnsi="Times New Roman" w:cs="Times New Roman"/>
            <w:color w:val="1F4E79"/>
            <w:sz w:val="24"/>
            <w:szCs w:val="24"/>
          </w:rPr>
          <w:t>FLÁVIO DE SANTANA SIQUEIRA</w:t>
        </w:r>
        <w:r w:rsidRPr="00CF7C84">
          <w:rPr>
            <w:rStyle w:val="FootnoteReference"/>
            <w:rFonts w:ascii="Times New Roman" w:hAnsi="Times New Roman" w:cs="Times New Roman"/>
            <w:sz w:val="24"/>
            <w:szCs w:val="24"/>
          </w:rPr>
          <w:footnoteReference w:id="6"/>
        </w:r>
      </w:ins>
    </w:p>
    <w:p w14:paraId="44A21B8F" w14:textId="77777777" w:rsidR="006D40F2" w:rsidRDefault="006D40F2" w:rsidP="006D40F2">
      <w:pPr>
        <w:spacing w:after="0" w:line="240" w:lineRule="auto"/>
        <w:ind w:firstLine="709"/>
        <w:jc w:val="right"/>
        <w:rPr>
          <w:ins w:id="101" w:author="Allan G Santos" w:date="2026-10-13T12:16:00Z" w16du:dateUtc="2026-10-13T15:16:00Z"/>
          <w:rFonts w:ascii="Times New Roman" w:hAnsi="Times New Roman" w:cs="Times New Roman"/>
          <w:sz w:val="24"/>
          <w:szCs w:val="24"/>
        </w:rPr>
      </w:pPr>
    </w:p>
    <w:p w14:paraId="4296255F" w14:textId="77777777" w:rsidR="006D40F2" w:rsidRPr="00CF7C84" w:rsidRDefault="006D40F2" w:rsidP="006D40F2">
      <w:pPr>
        <w:spacing w:after="0" w:line="240" w:lineRule="auto"/>
        <w:ind w:firstLine="709"/>
        <w:jc w:val="right"/>
        <w:rPr>
          <w:ins w:id="102" w:author="Allan G Santos" w:date="2026-10-13T12:16:00Z" w16du:dateUtc="2026-10-13T15:16:00Z"/>
          <w:rFonts w:ascii="Times New Roman" w:hAnsi="Times New Roman" w:cs="Times New Roman"/>
          <w:sz w:val="24"/>
          <w:szCs w:val="24"/>
        </w:rPr>
      </w:pPr>
    </w:p>
    <w:p w14:paraId="3839E077" w14:textId="77777777" w:rsidR="00595417" w:rsidRPr="00CF7C84" w:rsidDel="006D40F2" w:rsidRDefault="00595417" w:rsidP="00FC70D8">
      <w:pPr>
        <w:spacing w:after="0" w:line="240" w:lineRule="auto"/>
        <w:ind w:firstLine="709"/>
        <w:jc w:val="right"/>
        <w:rPr>
          <w:del w:id="103" w:author="Allan G Santos" w:date="2026-10-13T12:16:00Z" w16du:dateUtc="2026-10-13T15:16:00Z"/>
          <w:rFonts w:ascii="Times New Roman" w:hAnsi="Times New Roman" w:cs="Times New Roman"/>
          <w:sz w:val="24"/>
          <w:szCs w:val="24"/>
        </w:rPr>
      </w:pPr>
    </w:p>
    <w:p w14:paraId="1F651A16" w14:textId="77777777" w:rsidR="00595417" w:rsidRPr="00CF7C84" w:rsidDel="006D40F2" w:rsidRDefault="00595417" w:rsidP="00F670B9">
      <w:pPr>
        <w:spacing w:after="0" w:line="240" w:lineRule="auto"/>
        <w:ind w:firstLine="709"/>
        <w:jc w:val="right"/>
        <w:rPr>
          <w:del w:id="104" w:author="Allan G Santos" w:date="2026-10-13T12:16:00Z" w16du:dateUtc="2026-10-13T15:16:00Z"/>
          <w:rFonts w:ascii="Times New Roman" w:hAnsi="Times New Roman" w:cs="Times New Roman"/>
          <w:b/>
          <w:sz w:val="24"/>
          <w:szCs w:val="24"/>
        </w:rPr>
      </w:pPr>
    </w:p>
    <w:p w14:paraId="04A68434" w14:textId="77777777" w:rsidR="00F670B9" w:rsidRPr="00CF7C84" w:rsidDel="006D40F2" w:rsidRDefault="00F670B9" w:rsidP="00F670B9">
      <w:pPr>
        <w:spacing w:after="0" w:line="360" w:lineRule="auto"/>
        <w:jc w:val="both"/>
        <w:rPr>
          <w:del w:id="105" w:author="Allan G Santos" w:date="2026-10-13T12:16:00Z" w16du:dateUtc="2026-10-13T15:16:00Z"/>
          <w:rFonts w:ascii="Times New Roman" w:hAnsi="Times New Roman" w:cs="Times New Roman"/>
          <w:b/>
          <w:sz w:val="24"/>
          <w:szCs w:val="24"/>
        </w:rPr>
      </w:pPr>
    </w:p>
    <w:p w14:paraId="032A79F0" w14:textId="77777777" w:rsidR="00F670B9" w:rsidRPr="00CF7C84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94A4C3" w14:textId="77777777" w:rsidR="00A866D7" w:rsidRPr="004708DB" w:rsidDel="006D5DF8" w:rsidRDefault="00A866D7" w:rsidP="00AD1B1B">
      <w:pPr>
        <w:spacing w:after="0" w:line="240" w:lineRule="auto"/>
        <w:jc w:val="both"/>
        <w:rPr>
          <w:del w:id="106" w:author="Isabella" w:date="2026-10-06T19:05:00Z"/>
          <w:rFonts w:ascii="Times New Roman" w:hAnsi="Times New Roman" w:cs="Times New Roman"/>
          <w:b/>
          <w:sz w:val="24"/>
          <w:szCs w:val="24"/>
        </w:rPr>
      </w:pPr>
      <w:commentRangeStart w:id="107"/>
      <w:r w:rsidRPr="004708DB">
        <w:rPr>
          <w:rFonts w:ascii="Times New Roman" w:hAnsi="Times New Roman" w:cs="Times New Roman"/>
          <w:b/>
          <w:sz w:val="24"/>
          <w:szCs w:val="24"/>
        </w:rPr>
        <w:t>RESUMO</w:t>
      </w:r>
      <w:commentRangeEnd w:id="107"/>
      <w:ins w:id="108" w:author="Allan G Santos" w:date="2026-10-13T19:02:00Z" w16du:dateUtc="2026-10-13T22:02:00Z">
        <w:r w:rsidR="006D40F2" w:rsidRPr="004708DB">
          <w:rPr>
            <w:rStyle w:val="CommentReference"/>
            <w:rFonts w:ascii="Times New Roman" w:hAnsi="Times New Roman" w:cs="Times New Roman"/>
            <w:b/>
            <w:sz w:val="24"/>
            <w:szCs w:val="24"/>
          </w:rPr>
          <w:commentReference w:id="107"/>
        </w:r>
      </w:ins>
    </w:p>
    <w:p w14:paraId="548185A3" w14:textId="77777777" w:rsidR="00CF7C84" w:rsidRPr="00CF7C84" w:rsidDel="006D5DF8" w:rsidRDefault="00CF7C84" w:rsidP="00AD1B1B">
      <w:pPr>
        <w:spacing w:after="0" w:line="240" w:lineRule="auto"/>
        <w:jc w:val="both"/>
        <w:rPr>
          <w:del w:id="109" w:author="Isabella" w:date="2026-10-06T19:05:00Z"/>
          <w:rFonts w:ascii="Times New Roman" w:hAnsi="Times New Roman" w:cs="Times New Roman"/>
          <w:b/>
          <w:sz w:val="24"/>
          <w:szCs w:val="24"/>
        </w:rPr>
      </w:pPr>
    </w:p>
    <w:p w14:paraId="25902D09" w14:textId="77777777" w:rsidR="00846E12" w:rsidRPr="00DF3A97" w:rsidRDefault="00AE49E2" w:rsidP="0089760D">
      <w:pPr>
        <w:spacing w:after="0" w:line="240" w:lineRule="auto"/>
        <w:jc w:val="both"/>
        <w:rPr>
          <w:ins w:id="110" w:author="Allan G Santos" w:date="2026-10-13T12:21:00Z"/>
          <w:rFonts w:ascii="Times New Roman" w:hAnsi="Times New Roman" w:cs="Times New Roman"/>
          <w:bCs/>
          <w:color w:val="1F4E79"/>
          <w:sz w:val="24"/>
          <w:szCs w:val="24"/>
          <w:rPrChange w:id="111" w:author="Allan G Santos" w:date="2026-10-13T12:24:00Z" w16du:dateUtc="2026-10-13T15:24:00Z">
            <w:rPr>
              <w:ins w:id="112" w:author="Allan G Santos" w:date="2026-10-13T12:21:00Z"/>
              <w:b/>
              <w:color w:val="1F4E79"/>
              <w:lang w:val="en-US"/>
            </w:rPr>
          </w:rPrChange>
        </w:rPr>
      </w:pPr>
      <w:del w:id="113" w:author="Isabella" w:date="2026-10-06T19:05:00Z">
        <w:r w:rsidDel="006D5DF8">
          <w:rPr>
            <w:rFonts w:ascii="Times New Roman" w:hAnsi="Times New Roman"/>
            <w:b/>
            <w:color w:val="C00000"/>
            <w:sz w:val="24"/>
          </w:rPr>
          <w:delText xml:space="preserve">INSTRUÇÃO: </w:delText>
        </w:r>
        <w:r w:rsidDel="006D5DF8">
          <w:rPr>
            <w:rFonts w:ascii="Times New Roman" w:hAnsi="Times New Roman"/>
            <w:i/>
            <w:color w:val="C00000"/>
            <w:sz w:val="24"/>
          </w:rPr>
          <w:delText>gere o texto com o arquivo Markdown final. Depois, cole o bloco RESUMO COMPLETO abaixo, apague todas as marcações entre colchetes e mantenha um único parágrafo, sem tópicos ou subtítulos.</w:delText>
        </w:r>
      </w:del>
      <w:r>
        <w:rPr>
          <w:rFonts w:ascii="Times New Roman" w:hAnsi="Times New Roman"/>
          <w:i/>
          <w:color w:val="C00000"/>
          <w:sz w:val="24"/>
        </w:rPr>
        <w:br/>
      </w:r>
      <w:r>
        <w:rPr>
          <w:rFonts w:ascii="Times New Roman" w:hAnsi="Times New Roman"/>
          <w:i/>
          <w:color w:val="C00000"/>
          <w:sz w:val="24"/>
        </w:rPr>
        <w:br/>
      </w:r>
      <w:ins w:id="114" w:author="Allan G Santos" w:date="2026-10-13T12:21:00Z">
        <w:r w:rsidR="00846E12" w:rsidRPr="00DF3A97">
          <w:rPr>
            <w:rFonts w:ascii="Times New Roman" w:hAnsi="Times New Roman" w:cs="Times New Roman"/>
            <w:bCs/>
            <w:color w:val="1F4E79"/>
            <w:sz w:val="24"/>
            <w:szCs w:val="24"/>
            <w:rPrChange w:id="115" w:author="Allan G Santos" w:date="2026-10-13T12:24:00Z" w16du:dateUtc="2026-10-13T15:24:00Z">
              <w:rPr>
                <w:b/>
                <w:color w:val="1F4E79"/>
                <w:lang w:val="en-US"/>
              </w:rPr>
            </w:rPrChange>
          </w:rPr>
          <w:t>A presença da Inteligência Artificial (IA) em atividades cotidianas tem ampliado o debate sobre os custos ambientais das tecnologias digitais. Ferramentas como o ChatGPT facilitam tarefas de estudo, trabalho e programação, mas dependem de uma infraestrutura física que consome energia, equipamentos e, em determinadas condições, água. Esse aspecto nem sempre recebe a mesma atenção que o consumo de eletricidade e as emissões de carbono. Além disso, números sobre o uso de água circulam frequentemente sem explicação suficiente sobre sua origem, o que dificulta separar resultados científicos de estimativas simplificadas. Nesse contexto, o objetivo deste trabalho é discutir como o consumo hídrico associado à IA deve ser compreendido e quais medidas podem tornar essa tecnologia mais sustentável.</w:t>
        </w:r>
      </w:ins>
    </w:p>
    <w:p w14:paraId="271C800C" w14:textId="77777777" w:rsidR="00846E12" w:rsidRPr="00DF3A97" w:rsidRDefault="00846E12" w:rsidP="0089760D">
      <w:pPr>
        <w:spacing w:after="0" w:line="240" w:lineRule="auto"/>
        <w:jc w:val="both"/>
        <w:rPr>
          <w:ins w:id="116" w:author="Allan G Santos" w:date="2026-10-13T12:21:00Z"/>
          <w:rFonts w:ascii="Times New Roman" w:hAnsi="Times New Roman" w:cs="Times New Roman"/>
          <w:bCs/>
          <w:color w:val="1F4E79"/>
          <w:sz w:val="24"/>
          <w:szCs w:val="24"/>
          <w:rPrChange w:id="117" w:author="Allan G Santos" w:date="2026-10-13T12:24:00Z" w16du:dateUtc="2026-10-13T15:24:00Z">
            <w:rPr>
              <w:ins w:id="118" w:author="Allan G Santos" w:date="2026-10-13T12:21:00Z"/>
              <w:rFonts w:ascii="Times New Roman" w:hAnsi="Times New Roman"/>
              <w:b/>
              <w:color w:val="1F4E79"/>
              <w:sz w:val="24"/>
              <w:lang w:val="en-US"/>
            </w:rPr>
          </w:rPrChange>
        </w:rPr>
      </w:pPr>
      <w:ins w:id="119" w:author="Allan G Santos" w:date="2026-10-13T12:21:00Z">
        <w:r w:rsidRPr="00DF3A97">
          <w:rPr>
            <w:rFonts w:ascii="Times New Roman" w:hAnsi="Times New Roman" w:cs="Times New Roman"/>
            <w:bCs/>
            <w:color w:val="1F4E79"/>
            <w:sz w:val="24"/>
            <w:szCs w:val="24"/>
            <w:rPrChange w:id="120" w:author="Allan G Santos" w:date="2026-10-13T12:24:00Z" w16du:dateUtc="2026-10-13T15:24:00Z">
              <w:rPr>
                <w:rFonts w:ascii="Times New Roman" w:hAnsi="Times New Roman"/>
                <w:b/>
                <w:color w:val="1F4E79"/>
                <w:sz w:val="24"/>
                <w:lang w:val="en-US"/>
              </w:rPr>
            </w:rPrChange>
          </w:rPr>
          <w:t>Foi realizada uma revisão bibliográfica qualitativa de três artigos científicos publicados entre 2023 e 2025, selecionados por sua relação com a pegada hídrica da IA e com o uso de técnicas inteligentes na gestão da água. A análise foi organizada por temas, considerando os métodos empregados, os resultados apresentados e as limitações apontadas pelos autores. Não foram realizados experimentos nem medições próprias; portanto, as conclusões se baseiam nas informações disponíveis nas publicações consultadas.</w:t>
        </w:r>
      </w:ins>
    </w:p>
    <w:p w14:paraId="0B6914AB" w14:textId="76717A6F" w:rsidR="00846E12" w:rsidRPr="00DF3A97" w:rsidRDefault="00846E12" w:rsidP="0089760D">
      <w:pPr>
        <w:spacing w:after="0" w:line="240" w:lineRule="auto"/>
        <w:jc w:val="both"/>
        <w:rPr>
          <w:ins w:id="121" w:author="Allan G Santos" w:date="2026-10-13T12:21:00Z"/>
          <w:rFonts w:ascii="Times New Roman" w:hAnsi="Times New Roman" w:cs="Times New Roman"/>
          <w:bCs/>
          <w:color w:val="1F4E79"/>
          <w:sz w:val="24"/>
          <w:szCs w:val="24"/>
          <w:rPrChange w:id="122" w:author="Allan G Santos" w:date="2026-10-13T12:24:00Z" w16du:dateUtc="2026-10-13T15:24:00Z">
            <w:rPr>
              <w:ins w:id="123" w:author="Allan G Santos" w:date="2026-10-13T12:21:00Z"/>
              <w:rFonts w:ascii="Times New Roman" w:hAnsi="Times New Roman"/>
              <w:b/>
              <w:color w:val="1F4E79"/>
              <w:sz w:val="24"/>
              <w:lang w:val="en-US"/>
            </w:rPr>
          </w:rPrChange>
        </w:rPr>
      </w:pPr>
      <w:ins w:id="124" w:author="Allan G Santos" w:date="2026-10-13T12:21:00Z">
        <w:r w:rsidRPr="00DF3A97">
          <w:rPr>
            <w:rFonts w:ascii="Times New Roman" w:hAnsi="Times New Roman" w:cs="Times New Roman"/>
            <w:bCs/>
            <w:color w:val="1F4E79"/>
            <w:sz w:val="24"/>
            <w:szCs w:val="24"/>
            <w:rPrChange w:id="125" w:author="Allan G Santos" w:date="2026-10-13T12:24:00Z" w16du:dateUtc="2026-10-13T15:24:00Z">
              <w:rPr>
                <w:rFonts w:ascii="Times New Roman" w:hAnsi="Times New Roman"/>
                <w:b/>
                <w:color w:val="1F4E79"/>
                <w:sz w:val="24"/>
                <w:lang w:val="en-US"/>
              </w:rPr>
            </w:rPrChange>
          </w:rPr>
          <w:t>Li et al. (2025) propõem uma metodologia para estimar a pegada hídrica dos modelos de IA,</w:t>
        </w:r>
      </w:ins>
      <w:ins w:id="126" w:author="Allan G Santos" w:date="2026-10-13T12:25:00Z" w16du:dateUtc="2026-10-13T15:25:00Z">
        <w:r w:rsidR="00DF3A97">
          <w:rPr>
            <w:rFonts w:ascii="Times New Roman" w:hAnsi="Times New Roman" w:cs="Times New Roman"/>
            <w:bCs/>
            <w:color w:val="1F4E79"/>
            <w:sz w:val="24"/>
            <w:szCs w:val="24"/>
          </w:rPr>
          <w:t xml:space="preserve"> </w:t>
        </w:r>
      </w:ins>
      <w:ins w:id="127" w:author="Allan G Santos" w:date="2026-10-13T12:21:00Z">
        <w:r w:rsidRPr="00DF3A97">
          <w:rPr>
            <w:rFonts w:ascii="Times New Roman" w:hAnsi="Times New Roman" w:cs="Times New Roman"/>
            <w:bCs/>
            <w:color w:val="1F4E79"/>
            <w:sz w:val="24"/>
            <w:szCs w:val="24"/>
            <w:rPrChange w:id="128" w:author="Allan G Santos" w:date="2026-10-13T12:24:00Z" w16du:dateUtc="2026-10-13T15:24:00Z">
              <w:rPr>
                <w:rFonts w:ascii="Times New Roman" w:hAnsi="Times New Roman"/>
                <w:b/>
                <w:color w:val="1F4E79"/>
                <w:sz w:val="24"/>
                <w:lang w:val="en-US"/>
              </w:rPr>
            </w:rPrChange>
          </w:rPr>
          <w:t xml:space="preserve">considerando o consumo relacionado à operação dos data centers e à infraestrutura utilizada. Os autores estimam que o treinamento do GPT-3 em data centers da Microsoft nos Estados Unidos poderia consumir cerca de 700 mil litros de água doce. Esse valor ajuda a mostrar que o impacto não se limita à energia elétrica, mas precisa ser interpretado dentro de seu contexto: trata-se de uma estimativa referente ao treinamento de um modelo, e não de uma medida do consumo de cada conversa com o ChatGPT. George, George e Martin (2023) também discutem o tema e apresentam </w:t>
        </w:r>
        <w:r w:rsidRPr="00DF3A97">
          <w:rPr>
            <w:rFonts w:ascii="Times New Roman" w:hAnsi="Times New Roman" w:cs="Times New Roman"/>
            <w:bCs/>
            <w:color w:val="1F4E79"/>
            <w:sz w:val="24"/>
            <w:szCs w:val="24"/>
            <w:rPrChange w:id="129" w:author="Allan G Santos" w:date="2026-10-13T12:24:00Z" w16du:dateUtc="2026-10-13T15:24:00Z">
              <w:rPr>
                <w:rFonts w:ascii="Times New Roman" w:hAnsi="Times New Roman"/>
                <w:b/>
                <w:color w:val="1F4E79"/>
                <w:sz w:val="24"/>
                <w:lang w:val="en-US"/>
              </w:rPr>
            </w:rPrChange>
          </w:rPr>
          <w:lastRenderedPageBreak/>
          <w:t>alternativas como melhorar o resfriamento, reaproveitar água e otimizar os modelos. Porém, o artigo utiliza principalmente fontes secundárias e não descreve uma coleta própria de dados, o que limita a força de algumas comparações.</w:t>
        </w:r>
      </w:ins>
    </w:p>
    <w:p w14:paraId="594AA276" w14:textId="77777777" w:rsidR="00846E12" w:rsidRPr="00DF3A97" w:rsidRDefault="00846E12" w:rsidP="00846E12">
      <w:pPr>
        <w:spacing w:after="0" w:line="240" w:lineRule="auto"/>
        <w:jc w:val="both"/>
        <w:rPr>
          <w:ins w:id="130" w:author="Allan G Santos" w:date="2026-10-13T12:21:00Z"/>
          <w:rFonts w:ascii="Times New Roman" w:hAnsi="Times New Roman" w:cs="Times New Roman"/>
          <w:bCs/>
          <w:color w:val="1F4E79"/>
          <w:sz w:val="24"/>
          <w:szCs w:val="24"/>
          <w:rPrChange w:id="131" w:author="Allan G Santos" w:date="2026-10-13T12:24:00Z" w16du:dateUtc="2026-10-13T15:24:00Z">
            <w:rPr>
              <w:ins w:id="132" w:author="Allan G Santos" w:date="2026-10-13T12:21:00Z"/>
              <w:rFonts w:ascii="Times New Roman" w:hAnsi="Times New Roman"/>
              <w:b/>
              <w:color w:val="1F4E79"/>
              <w:sz w:val="24"/>
              <w:lang w:val="en-US"/>
            </w:rPr>
          </w:rPrChange>
        </w:rPr>
      </w:pPr>
      <w:ins w:id="133" w:author="Allan G Santos" w:date="2026-10-13T12:21:00Z">
        <w:r w:rsidRPr="00DF3A97">
          <w:rPr>
            <w:rFonts w:ascii="Times New Roman" w:hAnsi="Times New Roman" w:cs="Times New Roman"/>
            <w:bCs/>
            <w:color w:val="1F4E79"/>
            <w:sz w:val="24"/>
            <w:szCs w:val="24"/>
            <w:rPrChange w:id="134" w:author="Allan G Santos" w:date="2026-10-13T12:24:00Z" w16du:dateUtc="2026-10-13T15:24:00Z">
              <w:rPr>
                <w:rFonts w:ascii="Times New Roman" w:hAnsi="Times New Roman"/>
                <w:b/>
                <w:color w:val="1F4E79"/>
                <w:sz w:val="24"/>
                <w:lang w:val="en-US"/>
              </w:rPr>
            </w:rPrChange>
          </w:rPr>
          <w:t>A leitura conjunta desses estudos aponta um problema importante: ainda faltam informações públicas e padronizadas para comparar o consumo de diferentes modelos, empresas e regiões. O resultado pode variar conforme o clima, o tipo de resfriamento, a eficiência do data center e a origem da eletricidade. Por isso, divulgar um número sem explicar o que foi medido pode criar uma impressão exagerada ou minimizar um impacto real. Para avaliar as afirmações sobre a IA, é necessário verificar a fonte, o período considerado e se o dado representa água consumida diretamente, água usada na geração de energia ou uma estimativa mais ampla da infraestrutura.</w:t>
        </w:r>
      </w:ins>
    </w:p>
    <w:p w14:paraId="1F476781" w14:textId="77777777" w:rsidR="00846E12" w:rsidRPr="00DF3A97" w:rsidRDefault="00846E12" w:rsidP="00846E12">
      <w:pPr>
        <w:spacing w:after="0" w:line="240" w:lineRule="auto"/>
        <w:jc w:val="both"/>
        <w:rPr>
          <w:ins w:id="135" w:author="Allan G Santos" w:date="2026-10-13T12:21:00Z"/>
          <w:rFonts w:ascii="Times New Roman" w:hAnsi="Times New Roman" w:cs="Times New Roman"/>
          <w:bCs/>
          <w:color w:val="1F4E79"/>
          <w:sz w:val="24"/>
          <w:szCs w:val="24"/>
          <w:rPrChange w:id="136" w:author="Allan G Santos" w:date="2026-10-13T12:24:00Z" w16du:dateUtc="2026-10-13T15:24:00Z">
            <w:rPr>
              <w:ins w:id="137" w:author="Allan G Santos" w:date="2026-10-13T12:21:00Z"/>
              <w:rFonts w:ascii="Times New Roman" w:hAnsi="Times New Roman"/>
              <w:b/>
              <w:color w:val="1F4E79"/>
              <w:sz w:val="24"/>
              <w:lang w:val="en-US"/>
            </w:rPr>
          </w:rPrChange>
        </w:rPr>
      </w:pPr>
      <w:ins w:id="138" w:author="Allan G Santos" w:date="2026-10-13T12:21:00Z">
        <w:r w:rsidRPr="00DF3A97">
          <w:rPr>
            <w:rFonts w:ascii="Times New Roman" w:hAnsi="Times New Roman" w:cs="Times New Roman"/>
            <w:bCs/>
            <w:color w:val="1F4E79"/>
            <w:sz w:val="24"/>
            <w:szCs w:val="24"/>
            <w:rPrChange w:id="139" w:author="Allan G Santos" w:date="2026-10-13T12:24:00Z" w16du:dateUtc="2026-10-13T15:24:00Z">
              <w:rPr>
                <w:rFonts w:ascii="Times New Roman" w:hAnsi="Times New Roman"/>
                <w:b/>
                <w:color w:val="1F4E79"/>
                <w:sz w:val="24"/>
                <w:lang w:val="en-US"/>
              </w:rPr>
            </w:rPrChange>
          </w:rPr>
          <w:t>A discussão também precisa considerar que a IA pode ser usada para ajudar na gestão dos recursos hídricos. Haider et al. (2024) revisam aplicações de redes neurais artificiais, SVM, Random Forest e LSTM em atividades como previsão de vazões e enchentes, acompanhamento de águas subterrâneas, análise da qualidade da água e apoio à irrigação. Essas aplicações podem melhorar previsões e decisões, mas dependem de dados confiáveis e precisam ser avaliadas de acordo com cada situação. Portanto, os benefícios potenciais não eliminam automaticamente os impactos causados pela infraestrutura que mantém os sistemas funcionando.</w:t>
        </w:r>
      </w:ins>
    </w:p>
    <w:p w14:paraId="115A8327" w14:textId="77777777" w:rsidR="00846E12" w:rsidRPr="00DF3A97" w:rsidRDefault="00846E12" w:rsidP="00846E12">
      <w:pPr>
        <w:spacing w:after="0" w:line="240" w:lineRule="auto"/>
        <w:jc w:val="both"/>
        <w:rPr>
          <w:ins w:id="140" w:author="Allan G Santos" w:date="2026-10-13T12:21:00Z"/>
          <w:rFonts w:ascii="Times New Roman" w:hAnsi="Times New Roman" w:cs="Times New Roman"/>
          <w:bCs/>
          <w:color w:val="1F4E79"/>
          <w:sz w:val="24"/>
          <w:szCs w:val="24"/>
          <w:rPrChange w:id="141" w:author="Allan G Santos" w:date="2026-10-13T12:24:00Z" w16du:dateUtc="2026-10-13T15:24:00Z">
            <w:rPr>
              <w:ins w:id="142" w:author="Allan G Santos" w:date="2026-10-13T12:21:00Z"/>
              <w:rFonts w:ascii="Times New Roman" w:hAnsi="Times New Roman"/>
              <w:b/>
              <w:color w:val="1F4E79"/>
              <w:sz w:val="24"/>
              <w:lang w:val="en-US"/>
            </w:rPr>
          </w:rPrChange>
        </w:rPr>
      </w:pPr>
      <w:ins w:id="143" w:author="Allan G Santos" w:date="2026-10-13T12:21:00Z">
        <w:r w:rsidRPr="00DF3A97">
          <w:rPr>
            <w:rFonts w:ascii="Times New Roman" w:hAnsi="Times New Roman" w:cs="Times New Roman"/>
            <w:bCs/>
            <w:color w:val="1F4E79"/>
            <w:sz w:val="24"/>
            <w:szCs w:val="24"/>
            <w:rPrChange w:id="144" w:author="Allan G Santos" w:date="2026-10-13T12:24:00Z" w16du:dateUtc="2026-10-13T15:24:00Z">
              <w:rPr>
                <w:rFonts w:ascii="Times New Roman" w:hAnsi="Times New Roman"/>
                <w:b/>
                <w:color w:val="1F4E79"/>
                <w:sz w:val="24"/>
                <w:lang w:val="en-US"/>
              </w:rPr>
            </w:rPrChange>
          </w:rPr>
          <w:t>Conclui-se que a expansão da IA exige uma avaliação ambiental mais transparente e equilibrada. Entre as medidas possíveis estão melhorar a eficiência dos equipamentos e dos modelos, utilizar sistemas de resfriamento adequados à região, reaproveitar água quando for seguro e divulgar dados que permitam comparações claras. Também é importante que notícias e publicações expliquem as condições por trás das estimativas, evitando tratar valores específicos como se fossem universais. Como esta pesquisa se baseia em apenas três artigos e não utiliza medições próprias, seus resultados não permitem determinar o consumo total da IA. Ainda assim, indicam a necessidade de mais estudos e de maior transparência por parte dos operadores. O desafio não é apenas reduzir o consumo, mas compreender onde ele ocorre, como é calculado e quais escolhas podem diminuir seus efeitos sem ignorar os possíveis benefícios da tecnologia.</w:t>
        </w:r>
      </w:ins>
    </w:p>
    <w:p w14:paraId="07F0A2EC" w14:textId="586626FD" w:rsidR="00623E37" w:rsidRPr="004708DB" w:rsidDel="00846E12" w:rsidRDefault="00AE49E2">
      <w:pPr>
        <w:spacing w:after="0" w:line="240" w:lineRule="auto"/>
        <w:jc w:val="both"/>
        <w:rPr>
          <w:del w:id="145" w:author="Allan G Santos" w:date="2026-10-13T12:21:00Z" w16du:dateUtc="2026-10-13T15:21:00Z"/>
          <w:rFonts w:ascii="Times New Roman" w:hAnsi="Times New Roman" w:cs="Times New Roman"/>
          <w:sz w:val="24"/>
          <w:szCs w:val="24"/>
        </w:rPr>
        <w:pPrChange w:id="146" w:author="Isabella" w:date="2026-10-06T19:05:00Z">
          <w:pPr>
            <w:spacing w:after="0" w:line="360" w:lineRule="auto"/>
          </w:pPr>
        </w:pPrChange>
      </w:pPr>
      <w:del w:id="147" w:author="Allan G Santos" w:date="2026-10-13T12:21:00Z" w16du:dateUtc="2026-10-13T15:21:00Z">
        <w:r w:rsidDel="00846E12">
          <w:rPr>
            <w:rFonts w:ascii="Times New Roman" w:hAnsi="Times New Roman"/>
            <w:b/>
            <w:color w:val="1F4E79"/>
            <w:sz w:val="24"/>
          </w:rPr>
          <w:delText>[INTRODUÇÃO — COLE AQUI O TRECHO COM CONTEXTO, TEMA, PROBLEMA, JUSTIFICATIVA E OBJETIVO]</w:delText>
        </w:r>
        <w:r w:rsidDel="00846E12">
          <w:rPr>
            <w:rFonts w:ascii="Times New Roman" w:hAnsi="Times New Roman"/>
            <w:sz w:val="24"/>
          </w:rPr>
          <w:delText xml:space="preserve"> </w:delText>
        </w:r>
        <w:r w:rsidDel="00846E12">
          <w:rPr>
            <w:rFonts w:ascii="Times New Roman" w:hAnsi="Times New Roman"/>
            <w:b/>
            <w:color w:val="1F4E79"/>
            <w:sz w:val="24"/>
          </w:rPr>
          <w:delText>[METODOLOGIA — COLE AQUI O TRECHO COM TIPO DE REVISÃO, BASES, RECORTE, CRITÉRIOS, TRIAGEM E ANÁLISE]</w:delText>
        </w:r>
        <w:r w:rsidDel="00846E12">
          <w:rPr>
            <w:rFonts w:ascii="Times New Roman" w:hAnsi="Times New Roman"/>
            <w:sz w:val="24"/>
          </w:rPr>
          <w:delText xml:space="preserve"> </w:delText>
        </w:r>
        <w:r w:rsidDel="00846E12">
          <w:rPr>
            <w:rFonts w:ascii="Times New Roman" w:hAnsi="Times New Roman"/>
            <w:b/>
            <w:color w:val="1F4E79"/>
            <w:sz w:val="24"/>
          </w:rPr>
          <w:delText>[DESENVOLVIMENTO — COLE AQUI A SÍNTESE CRÍTICA DOS ESTUDOS, COM COMPARAÇÕES, RESULTADOS, LIMITAÇÕES E LACUNAS]</w:delText>
        </w:r>
        <w:r w:rsidDel="00846E12">
          <w:rPr>
            <w:rFonts w:ascii="Times New Roman" w:hAnsi="Times New Roman"/>
            <w:sz w:val="24"/>
          </w:rPr>
          <w:delText xml:space="preserve"> </w:delText>
        </w:r>
        <w:r w:rsidDel="00846E12">
          <w:rPr>
            <w:rFonts w:ascii="Times New Roman" w:hAnsi="Times New Roman"/>
            <w:b/>
            <w:color w:val="1F4E79"/>
            <w:sz w:val="24"/>
          </w:rPr>
          <w:delText>[CONSIDERAÇÕES GERAIS — COLE AQUI A RESPOSTA AO PROBLEMA, O SIGNIFICADO DOS ACHADOS, AS LIMITAÇÕES E AS RECOMENDAÇÕES]</w:delText>
        </w:r>
      </w:del>
    </w:p>
    <w:p w14:paraId="35A6F002" w14:textId="77777777" w:rsidR="004708DB" w:rsidRPr="00CF7C84" w:rsidRDefault="004708DB" w:rsidP="00846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12E50F" w14:textId="77777777" w:rsidR="00603CDC" w:rsidRPr="00603CDC" w:rsidRDefault="00ED28C6" w:rsidP="00603CDC">
      <w:pPr>
        <w:spacing w:after="0" w:line="240" w:lineRule="auto"/>
        <w:jc w:val="both"/>
        <w:rPr>
          <w:ins w:id="148" w:author="Allan G Santos" w:date="2026-10-13T12:08:00Z"/>
          <w:color w:val="1F4E79"/>
          <w:rPrChange w:id="149" w:author="Allan G Santos" w:date="2026-10-13T12:08:00Z" w16du:dateUtc="2026-10-13T15:08:00Z">
            <w:rPr>
              <w:ins w:id="150" w:author="Allan G Santos" w:date="2026-10-13T12:08:00Z"/>
              <w:color w:val="1F4E79"/>
              <w:lang w:val="en-US"/>
            </w:rPr>
          </w:rPrChange>
        </w:rPr>
      </w:pPr>
      <w:r>
        <w:rPr>
          <w:rFonts w:ascii="Times New Roman" w:hAnsi="Times New Roman"/>
          <w:b/>
          <w:sz w:val="24"/>
        </w:rPr>
        <w:t xml:space="preserve">Palavras-chave: </w:t>
      </w:r>
      <w:del w:id="151" w:author="Allan G Santos" w:date="2026-10-13T12:21:00Z" w16du:dateUtc="2026-10-13T15:21:00Z">
        <w:r w:rsidDel="00846E12">
          <w:rPr>
            <w:rFonts w:ascii="Times New Roman" w:hAnsi="Times New Roman"/>
            <w:color w:val="1F4E79"/>
            <w:sz w:val="24"/>
          </w:rPr>
          <w:delText>[</w:delText>
        </w:r>
      </w:del>
    </w:p>
    <w:p w14:paraId="0FFB2C2D" w14:textId="39CEC174" w:rsidR="00603CDC" w:rsidRPr="0089760D" w:rsidRDefault="00603CDC" w:rsidP="00603CDC">
      <w:pPr>
        <w:spacing w:after="0" w:line="240" w:lineRule="auto"/>
        <w:jc w:val="both"/>
        <w:rPr>
          <w:ins w:id="152" w:author="Allan G Santos" w:date="2026-10-13T12:08:00Z"/>
          <w:rFonts w:ascii="Times New Roman" w:hAnsi="Times New Roman" w:cs="Times New Roman"/>
          <w:color w:val="1F4E79"/>
          <w:lang w:val="en-US"/>
          <w:rPrChange w:id="153" w:author="Allan G Santos" w:date="2026-10-13T12:41:00Z" w16du:dateUtc="2026-10-13T15:41:00Z">
            <w:rPr>
              <w:ins w:id="154" w:author="Allan G Santos" w:date="2026-10-13T12:08:00Z"/>
              <w:color w:val="1F4E79"/>
              <w:lang w:val="en-US"/>
            </w:rPr>
          </w:rPrChange>
        </w:rPr>
      </w:pPr>
      <w:ins w:id="155" w:author="Allan G Santos" w:date="2026-10-13T12:08:00Z">
        <w:r w:rsidRPr="00DF3A97">
          <w:rPr>
            <w:rFonts w:ascii="Times New Roman" w:hAnsi="Times New Roman" w:cs="Times New Roman"/>
            <w:color w:val="1F4E79"/>
            <w:rPrChange w:id="156" w:author="Allan G Santos" w:date="2026-10-13T12:25:00Z" w16du:dateUtc="2026-10-13T15:25:00Z">
              <w:rPr>
                <w:color w:val="1F4E79"/>
                <w:lang w:val="en-US"/>
              </w:rPr>
            </w:rPrChange>
          </w:rPr>
          <w:t>Pegada Hídrica</w:t>
        </w:r>
      </w:ins>
      <w:ins w:id="157" w:author="Allan G Santos" w:date="2026-10-13T12:08:00Z" w16du:dateUtc="2026-10-13T15:08:00Z">
        <w:r w:rsidRPr="00DF3A97">
          <w:rPr>
            <w:rFonts w:ascii="Times New Roman" w:hAnsi="Times New Roman" w:cs="Times New Roman"/>
            <w:color w:val="1F4E79"/>
            <w:rPrChange w:id="158" w:author="Allan G Santos" w:date="2026-10-13T12:25:00Z" w16du:dateUtc="2026-10-13T15:25:00Z">
              <w:rPr>
                <w:color w:val="1F4E79"/>
              </w:rPr>
            </w:rPrChange>
          </w:rPr>
          <w:t xml:space="preserve">. </w:t>
        </w:r>
      </w:ins>
      <w:ins w:id="159" w:author="Allan G Santos" w:date="2026-10-13T12:08:00Z">
        <w:r w:rsidRPr="00DF3A97">
          <w:rPr>
            <w:rFonts w:ascii="Times New Roman" w:hAnsi="Times New Roman" w:cs="Times New Roman"/>
            <w:color w:val="1F4E79"/>
            <w:rPrChange w:id="160" w:author="Allan G Santos" w:date="2026-10-13T12:25:00Z" w16du:dateUtc="2026-10-13T15:25:00Z">
              <w:rPr>
                <w:color w:val="1F4E79"/>
                <w:lang w:val="en-US"/>
              </w:rPr>
            </w:rPrChange>
          </w:rPr>
          <w:t>Inteligência Artificia</w:t>
        </w:r>
      </w:ins>
      <w:ins w:id="161" w:author="Allan G Santos" w:date="2026-10-13T12:08:00Z" w16du:dateUtc="2026-10-13T15:08:00Z">
        <w:r w:rsidRPr="00DF3A97">
          <w:rPr>
            <w:rFonts w:ascii="Times New Roman" w:hAnsi="Times New Roman" w:cs="Times New Roman"/>
            <w:color w:val="1F4E79"/>
            <w:rPrChange w:id="162" w:author="Allan G Santos" w:date="2026-10-13T12:25:00Z" w16du:dateUtc="2026-10-13T15:25:00Z">
              <w:rPr>
                <w:color w:val="1F4E79"/>
              </w:rPr>
            </w:rPrChange>
          </w:rPr>
          <w:t>l.</w:t>
        </w:r>
      </w:ins>
      <w:ins w:id="163" w:author="Allan G Santos" w:date="2026-10-13T12:08:00Z">
        <w:r w:rsidRPr="00DF3A97">
          <w:rPr>
            <w:rFonts w:ascii="Times New Roman" w:hAnsi="Times New Roman" w:cs="Times New Roman"/>
            <w:color w:val="1F4E79"/>
            <w:rPrChange w:id="164" w:author="Allan G Santos" w:date="2026-10-13T12:25:00Z" w16du:dateUtc="2026-10-13T15:25:00Z">
              <w:rPr>
                <w:color w:val="1F4E79"/>
                <w:lang w:val="en-US"/>
              </w:rPr>
            </w:rPrChange>
          </w:rPr>
          <w:t xml:space="preserve"> </w:t>
        </w:r>
        <w:r w:rsidRPr="0089760D">
          <w:rPr>
            <w:rFonts w:ascii="Times New Roman" w:hAnsi="Times New Roman" w:cs="Times New Roman"/>
            <w:color w:val="1F4E79"/>
            <w:lang w:val="en-US"/>
            <w:rPrChange w:id="165" w:author="Allan G Santos" w:date="2026-10-13T12:41:00Z" w16du:dateUtc="2026-10-13T15:41:00Z">
              <w:rPr>
                <w:color w:val="1F4E79"/>
                <w:lang w:val="en-US"/>
              </w:rPr>
            </w:rPrChange>
          </w:rPr>
          <w:t>Sustentabilidade.</w:t>
        </w:r>
      </w:ins>
    </w:p>
    <w:p w14:paraId="60524003" w14:textId="6B91876D" w:rsidR="004708DB" w:rsidRPr="0089760D" w:rsidDel="00603CDC" w:rsidRDefault="00ED28C6" w:rsidP="00AD1B1B">
      <w:pPr>
        <w:spacing w:after="0" w:line="240" w:lineRule="auto"/>
        <w:jc w:val="both"/>
        <w:rPr>
          <w:del w:id="166" w:author="Allan G Santos" w:date="2026-10-13T12:08:00Z" w16du:dateUtc="2026-10-13T15:08:00Z"/>
          <w:rFonts w:ascii="Times New Roman" w:hAnsi="Times New Roman" w:cs="Times New Roman"/>
          <w:sz w:val="24"/>
          <w:szCs w:val="24"/>
          <w:lang w:val="en-US"/>
          <w:rPrChange w:id="167" w:author="Allan G Santos" w:date="2026-10-13T12:41:00Z" w16du:dateUtc="2026-10-13T15:41:00Z">
            <w:rPr>
              <w:del w:id="168" w:author="Allan G Santos" w:date="2026-10-13T12:08:00Z" w16du:dateUtc="2026-10-13T15:08:00Z"/>
              <w:rFonts w:ascii="Times New Roman" w:hAnsi="Times New Roman" w:cs="Times New Roman"/>
              <w:sz w:val="24"/>
              <w:szCs w:val="24"/>
            </w:rPr>
          </w:rPrChange>
        </w:rPr>
      </w:pPr>
      <w:del w:id="169" w:author="Allan G Santos" w:date="2026-10-13T12:08:00Z" w16du:dateUtc="2026-10-13T15:08:00Z">
        <w:r w:rsidRPr="0089760D" w:rsidDel="00603CDC">
          <w:rPr>
            <w:rFonts w:ascii="Times New Roman" w:hAnsi="Times New Roman"/>
            <w:color w:val="1F4E79"/>
            <w:sz w:val="24"/>
            <w:lang w:val="en-US"/>
            <w:rPrChange w:id="170" w:author="Allan G Santos" w:date="2026-10-13T12:41:00Z" w16du:dateUtc="2026-10-13T15:41:00Z">
              <w:rPr>
                <w:rFonts w:ascii="Times New Roman" w:hAnsi="Times New Roman"/>
                <w:color w:val="1F4E79"/>
                <w:sz w:val="24"/>
              </w:rPr>
            </w:rPrChange>
          </w:rPr>
          <w:delText>COLE AQUI TRÊS PALAVRAS-CHAVE SEPARADAS POR PONTO]</w:delText>
        </w:r>
      </w:del>
    </w:p>
    <w:p w14:paraId="4E6E9146" w14:textId="77777777" w:rsidR="004708DB" w:rsidRPr="0089760D" w:rsidRDefault="004708DB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  <w:rPrChange w:id="171" w:author="Allan G Santos" w:date="2026-10-13T12:41:00Z" w16du:dateUtc="2026-10-13T15:41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2C810A3" w14:textId="77777777" w:rsidR="00C259E1" w:rsidRPr="0089760D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  <w:rPrChange w:id="172" w:author="Allan G Santos" w:date="2026-10-13T12:41:00Z" w16du:dateUtc="2026-10-13T15:41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5032E766" w14:textId="77777777" w:rsidR="007641CF" w:rsidRPr="0089760D" w:rsidRDefault="007641CF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  <w:rPrChange w:id="173" w:author="Allan G Santos" w:date="2026-10-13T12:41:00Z" w16du:dateUtc="2026-10-13T15:41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174"/>
      <w:r w:rsidRPr="0089760D">
        <w:rPr>
          <w:rFonts w:ascii="Times New Roman" w:hAnsi="Times New Roman" w:cs="Times New Roman"/>
          <w:b/>
          <w:sz w:val="24"/>
          <w:szCs w:val="24"/>
          <w:lang w:val="en-US"/>
          <w:rPrChange w:id="175" w:author="Allan G Santos" w:date="2026-10-13T12:41:00Z" w16du:dateUtc="2026-10-13T15:41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REFERÊNCIA</w:t>
      </w:r>
      <w:r w:rsidR="00E1616A" w:rsidRPr="0089760D">
        <w:rPr>
          <w:rFonts w:ascii="Times New Roman" w:hAnsi="Times New Roman" w:cs="Times New Roman"/>
          <w:b/>
          <w:sz w:val="24"/>
          <w:szCs w:val="24"/>
          <w:lang w:val="en-US"/>
          <w:rPrChange w:id="176" w:author="Allan G Santos" w:date="2026-10-13T12:41:00Z" w16du:dateUtc="2026-10-13T15:41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S</w:t>
      </w:r>
      <w:commentRangeEnd w:id="174"/>
      <w:r w:rsidR="000656E9" w:rsidRPr="0089760D">
        <w:rPr>
          <w:rStyle w:val="CommentReference"/>
          <w:rFonts w:ascii="Times New Roman" w:hAnsi="Times New Roman" w:cs="Times New Roman"/>
          <w:b/>
          <w:sz w:val="24"/>
          <w:szCs w:val="24"/>
          <w:lang w:val="en-US"/>
          <w:rPrChange w:id="177" w:author="Allan G Santos" w:date="2026-10-13T12:41:00Z" w16du:dateUtc="2026-10-13T15:41:00Z">
            <w:rPr>
              <w:rStyle w:val="CommentReference"/>
              <w:rFonts w:ascii="Times New Roman" w:hAnsi="Times New Roman" w:cs="Times New Roman"/>
              <w:b/>
              <w:sz w:val="24"/>
              <w:szCs w:val="24"/>
            </w:rPr>
          </w:rPrChange>
        </w:rPr>
        <w:commentReference w:id="174"/>
      </w:r>
    </w:p>
    <w:p w14:paraId="145091F0" w14:textId="77777777" w:rsidR="00603CDC" w:rsidRPr="00603CDC" w:rsidRDefault="00603CDC" w:rsidP="00603CDC">
      <w:pPr>
        <w:spacing w:before="200" w:line="240" w:lineRule="auto"/>
        <w:rPr>
          <w:ins w:id="178" w:author="Allan G Santos" w:date="2026-10-13T12:07:00Z"/>
          <w:rFonts w:ascii="Times New Roman" w:hAnsi="Times New Roman"/>
          <w:color w:val="1F4E79"/>
          <w:sz w:val="24"/>
          <w:lang w:val="en-US"/>
        </w:rPr>
      </w:pPr>
      <w:ins w:id="179" w:author="Allan G Santos" w:date="2026-10-13T12:07:00Z">
        <w:r w:rsidRPr="00603CDC">
          <w:rPr>
            <w:rFonts w:ascii="Times New Roman" w:hAnsi="Times New Roman"/>
            <w:color w:val="1F4E79"/>
            <w:sz w:val="24"/>
            <w:lang w:val="en-US"/>
          </w:rPr>
          <w:t xml:space="preserve">GEORGE, A. S.; GEORGE, A. S. H.; MARTIN, A. S. G. The environmental impact of AI: a case study of water consumption by Chat GPT. </w:t>
        </w:r>
        <w:r w:rsidRPr="00603CDC">
          <w:rPr>
            <w:rFonts w:ascii="Times New Roman" w:hAnsi="Times New Roman"/>
            <w:i/>
            <w:iCs/>
            <w:color w:val="1F4E79"/>
            <w:sz w:val="24"/>
            <w:lang w:val="en-US"/>
          </w:rPr>
          <w:t>Partners Universal International Innovation Journal</w:t>
        </w:r>
        <w:r w:rsidRPr="00603CDC">
          <w:rPr>
            <w:rFonts w:ascii="Times New Roman" w:hAnsi="Times New Roman"/>
            <w:color w:val="1F4E79"/>
            <w:sz w:val="24"/>
            <w:lang w:val="en-US"/>
          </w:rPr>
          <w:t xml:space="preserve">, v. 1, n. 2, p. 97–104, 2023. DOI: </w:t>
        </w:r>
        <w:r w:rsidRPr="00603CDC">
          <w:rPr>
            <w:rFonts w:ascii="Times New Roman" w:hAnsi="Times New Roman"/>
            <w:color w:val="1F4E79"/>
            <w:sz w:val="24"/>
            <w:lang w:val="en-US"/>
          </w:rPr>
          <w:fldChar w:fldCharType="begin"/>
        </w:r>
        <w:r w:rsidRPr="00603CDC">
          <w:rPr>
            <w:rFonts w:ascii="Times New Roman" w:hAnsi="Times New Roman"/>
            <w:color w:val="1F4E79"/>
            <w:sz w:val="24"/>
            <w:lang w:val="en-US"/>
          </w:rPr>
          <w:instrText>HYPERLINK "https://doi.org/10.5281/zenodo.7855594"</w:instrText>
        </w:r>
        <w:r w:rsidRPr="00603CDC">
          <w:rPr>
            <w:rFonts w:ascii="Times New Roman" w:hAnsi="Times New Roman"/>
            <w:color w:val="1F4E79"/>
            <w:sz w:val="24"/>
            <w:lang w:val="en-US"/>
          </w:rPr>
        </w:r>
        <w:r w:rsidRPr="00603CDC">
          <w:rPr>
            <w:rFonts w:ascii="Times New Roman" w:hAnsi="Times New Roman"/>
            <w:color w:val="1F4E79"/>
            <w:sz w:val="24"/>
            <w:lang w:val="en-US"/>
          </w:rPr>
          <w:fldChar w:fldCharType="separate"/>
        </w:r>
        <w:r w:rsidRPr="00603CDC">
          <w:rPr>
            <w:rStyle w:val="Hyperlink"/>
            <w:rFonts w:ascii="Times New Roman" w:hAnsi="Times New Roman"/>
            <w:sz w:val="24"/>
            <w:lang w:val="en-US"/>
          </w:rPr>
          <w:t>https://doi.org/10.5281/zenodo.7855594</w:t>
        </w:r>
      </w:ins>
      <w:ins w:id="180" w:author="Allan G Santos" w:date="2026-10-13T12:07:00Z" w16du:dateUtc="2026-10-13T15:07:00Z">
        <w:r w:rsidRPr="00603CDC">
          <w:rPr>
            <w:rFonts w:ascii="Times New Roman" w:hAnsi="Times New Roman"/>
            <w:color w:val="1F4E79"/>
            <w:sz w:val="24"/>
          </w:rPr>
          <w:fldChar w:fldCharType="end"/>
        </w:r>
      </w:ins>
      <w:ins w:id="181" w:author="Allan G Santos" w:date="2026-10-13T12:07:00Z">
        <w:r w:rsidRPr="00603CDC">
          <w:rPr>
            <w:rFonts w:ascii="Times New Roman" w:hAnsi="Times New Roman"/>
            <w:color w:val="1F4E79"/>
            <w:sz w:val="24"/>
            <w:lang w:val="en-US"/>
          </w:rPr>
          <w:t>.</w:t>
        </w:r>
      </w:ins>
    </w:p>
    <w:p w14:paraId="71FB5BC8" w14:textId="77777777" w:rsidR="00603CDC" w:rsidRPr="00603CDC" w:rsidRDefault="00603CDC" w:rsidP="00603CDC">
      <w:pPr>
        <w:spacing w:before="200" w:line="240" w:lineRule="auto"/>
        <w:rPr>
          <w:ins w:id="182" w:author="Allan G Santos" w:date="2026-10-13T12:07:00Z"/>
          <w:rFonts w:ascii="Times New Roman" w:hAnsi="Times New Roman"/>
          <w:color w:val="1F4E79"/>
          <w:sz w:val="24"/>
          <w:lang w:val="en-US"/>
        </w:rPr>
      </w:pPr>
      <w:ins w:id="183" w:author="Allan G Santos" w:date="2026-10-13T12:07:00Z">
        <w:r w:rsidRPr="00603CDC">
          <w:rPr>
            <w:rFonts w:ascii="Times New Roman" w:hAnsi="Times New Roman"/>
            <w:color w:val="1F4E79"/>
            <w:sz w:val="24"/>
            <w:lang w:val="en-US"/>
          </w:rPr>
          <w:t xml:space="preserve">HAIDER, S. et al. The role of artificial intelligence (AI) and ChatGPT in water resources, including its potential benefits and associated challenges. </w:t>
        </w:r>
        <w:r w:rsidRPr="00603CDC">
          <w:rPr>
            <w:rFonts w:ascii="Times New Roman" w:hAnsi="Times New Roman"/>
            <w:i/>
            <w:iCs/>
            <w:color w:val="1F4E79"/>
            <w:sz w:val="24"/>
            <w:lang w:val="en-US"/>
          </w:rPr>
          <w:t>Discover Water</w:t>
        </w:r>
        <w:r w:rsidRPr="00603CDC">
          <w:rPr>
            <w:rFonts w:ascii="Times New Roman" w:hAnsi="Times New Roman"/>
            <w:color w:val="1F4E79"/>
            <w:sz w:val="24"/>
            <w:lang w:val="en-US"/>
          </w:rPr>
          <w:t xml:space="preserve">, v. 4, art. 113, 2024. DOI: </w:t>
        </w:r>
        <w:r w:rsidRPr="00603CDC">
          <w:rPr>
            <w:rFonts w:ascii="Times New Roman" w:hAnsi="Times New Roman"/>
            <w:color w:val="1F4E79"/>
            <w:sz w:val="24"/>
            <w:lang w:val="en-US"/>
          </w:rPr>
          <w:fldChar w:fldCharType="begin"/>
        </w:r>
        <w:r w:rsidRPr="00603CDC">
          <w:rPr>
            <w:rFonts w:ascii="Times New Roman" w:hAnsi="Times New Roman"/>
            <w:color w:val="1F4E79"/>
            <w:sz w:val="24"/>
            <w:lang w:val="en-US"/>
          </w:rPr>
          <w:instrText>HYPERLINK "https://doi.org/10.1007/s43832-024-00173-y"</w:instrText>
        </w:r>
        <w:r w:rsidRPr="00603CDC">
          <w:rPr>
            <w:rFonts w:ascii="Times New Roman" w:hAnsi="Times New Roman"/>
            <w:color w:val="1F4E79"/>
            <w:sz w:val="24"/>
            <w:lang w:val="en-US"/>
          </w:rPr>
        </w:r>
        <w:r w:rsidRPr="00603CDC">
          <w:rPr>
            <w:rFonts w:ascii="Times New Roman" w:hAnsi="Times New Roman"/>
            <w:color w:val="1F4E79"/>
            <w:sz w:val="24"/>
            <w:lang w:val="en-US"/>
          </w:rPr>
          <w:fldChar w:fldCharType="separate"/>
        </w:r>
        <w:r w:rsidRPr="00603CDC">
          <w:rPr>
            <w:rStyle w:val="Hyperlink"/>
            <w:rFonts w:ascii="Times New Roman" w:hAnsi="Times New Roman"/>
            <w:sz w:val="24"/>
            <w:lang w:val="en-US"/>
          </w:rPr>
          <w:t>https://doi.org/10.1007/s43832-024-00173-y</w:t>
        </w:r>
      </w:ins>
      <w:ins w:id="184" w:author="Allan G Santos" w:date="2026-10-13T12:07:00Z" w16du:dateUtc="2026-10-13T15:07:00Z">
        <w:r w:rsidRPr="00603CDC">
          <w:rPr>
            <w:rFonts w:ascii="Times New Roman" w:hAnsi="Times New Roman"/>
            <w:color w:val="1F4E79"/>
            <w:sz w:val="24"/>
          </w:rPr>
          <w:fldChar w:fldCharType="end"/>
        </w:r>
      </w:ins>
      <w:ins w:id="185" w:author="Allan G Santos" w:date="2026-10-13T12:07:00Z">
        <w:r w:rsidRPr="00603CDC">
          <w:rPr>
            <w:rFonts w:ascii="Times New Roman" w:hAnsi="Times New Roman"/>
            <w:color w:val="1F4E79"/>
            <w:sz w:val="24"/>
            <w:lang w:val="en-US"/>
          </w:rPr>
          <w:t>.</w:t>
        </w:r>
      </w:ins>
    </w:p>
    <w:p w14:paraId="087A0169" w14:textId="4504C4F3" w:rsidR="00C708FD" w:rsidRPr="00846E12" w:rsidRDefault="00603CDC" w:rsidP="00603CDC">
      <w:pPr>
        <w:spacing w:before="200" w:line="240" w:lineRule="auto"/>
        <w:rPr>
          <w:rFonts w:ascii="Times New Roman" w:hAnsi="Times New Roman"/>
          <w:color w:val="1F4E79"/>
          <w:sz w:val="24"/>
          <w:lang w:val="en-US"/>
          <w:rPrChange w:id="186" w:author="Allan G Santos" w:date="2026-10-13T12:23:00Z" w16du:dateUtc="2026-10-13T15:23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187" w:author="Allan G Santos" w:date="2026-10-13T12:07:00Z">
        <w:r w:rsidRPr="00603CDC">
          <w:rPr>
            <w:rFonts w:ascii="Times New Roman" w:hAnsi="Times New Roman"/>
            <w:color w:val="1F4E79"/>
            <w:sz w:val="24"/>
            <w:lang w:val="en-US"/>
          </w:rPr>
          <w:t xml:space="preserve">LI, P.; YANG, J.; ISLAM, M. A.; REN, S. Making AI less “thirsty”: uncovering and addressing the secret water footprint of AI models. </w:t>
        </w:r>
        <w:r w:rsidRPr="00603CDC">
          <w:rPr>
            <w:rFonts w:ascii="Times New Roman" w:hAnsi="Times New Roman"/>
            <w:i/>
            <w:iCs/>
            <w:color w:val="1F4E79"/>
            <w:sz w:val="24"/>
            <w:lang w:val="en-US"/>
          </w:rPr>
          <w:t>ACM Digital Library</w:t>
        </w:r>
        <w:r w:rsidRPr="00603CDC">
          <w:rPr>
            <w:rFonts w:ascii="Times New Roman" w:hAnsi="Times New Roman"/>
            <w:color w:val="1F4E79"/>
            <w:sz w:val="24"/>
            <w:lang w:val="en-US"/>
          </w:rPr>
          <w:t xml:space="preserve">, 2025. DOI: </w:t>
        </w:r>
        <w:r w:rsidRPr="00603CDC">
          <w:rPr>
            <w:rFonts w:ascii="Times New Roman" w:hAnsi="Times New Roman"/>
            <w:color w:val="1F4E79"/>
            <w:sz w:val="24"/>
            <w:lang w:val="en-US"/>
          </w:rPr>
          <w:fldChar w:fldCharType="begin"/>
        </w:r>
        <w:r w:rsidRPr="00603CDC">
          <w:rPr>
            <w:rFonts w:ascii="Times New Roman" w:hAnsi="Times New Roman"/>
            <w:color w:val="1F4E79"/>
            <w:sz w:val="24"/>
            <w:lang w:val="en-US"/>
          </w:rPr>
          <w:instrText>HYPERLINK "https://dl.acm.org/doi/full/10.1145/3724499"</w:instrText>
        </w:r>
        <w:r w:rsidRPr="00603CDC">
          <w:rPr>
            <w:rFonts w:ascii="Times New Roman" w:hAnsi="Times New Roman"/>
            <w:color w:val="1F4E79"/>
            <w:sz w:val="24"/>
            <w:lang w:val="en-US"/>
          </w:rPr>
        </w:r>
        <w:r w:rsidRPr="00603CDC">
          <w:rPr>
            <w:rFonts w:ascii="Times New Roman" w:hAnsi="Times New Roman"/>
            <w:color w:val="1F4E79"/>
            <w:sz w:val="24"/>
            <w:lang w:val="en-US"/>
          </w:rPr>
          <w:fldChar w:fldCharType="separate"/>
        </w:r>
        <w:r w:rsidRPr="00603CDC">
          <w:rPr>
            <w:rStyle w:val="Hyperlink"/>
            <w:rFonts w:ascii="Times New Roman" w:hAnsi="Times New Roman"/>
            <w:sz w:val="24"/>
            <w:lang w:val="en-US"/>
          </w:rPr>
          <w:t>https://dl.acm.org/doi/full/10.1145/3724499</w:t>
        </w:r>
      </w:ins>
      <w:ins w:id="188" w:author="Allan G Santos" w:date="2026-10-13T12:07:00Z" w16du:dateUtc="2026-10-13T15:07:00Z">
        <w:r w:rsidRPr="00603CDC">
          <w:rPr>
            <w:rFonts w:ascii="Times New Roman" w:hAnsi="Times New Roman"/>
            <w:color w:val="1F4E79"/>
            <w:sz w:val="24"/>
          </w:rPr>
          <w:fldChar w:fldCharType="end"/>
        </w:r>
      </w:ins>
      <w:ins w:id="189" w:author="Allan G Santos" w:date="2026-10-13T12:07:00Z">
        <w:r w:rsidRPr="00603CDC">
          <w:rPr>
            <w:rFonts w:ascii="Times New Roman" w:hAnsi="Times New Roman"/>
            <w:color w:val="1F4E79"/>
            <w:sz w:val="24"/>
            <w:lang w:val="en-US"/>
          </w:rPr>
          <w:t>.</w:t>
        </w:r>
      </w:ins>
    </w:p>
    <w:sectPr w:rsidR="00C708FD" w:rsidRPr="00846E12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ANDRÉA" w:date="2022-03-18T13:35:00Z" w:initials="A">
    <w:p w14:paraId="4B94D636" w14:textId="77777777" w:rsidR="001736FF" w:rsidRDefault="001736FF">
      <w:pPr>
        <w:pStyle w:val="CommentText"/>
      </w:pPr>
      <w:r>
        <w:rPr>
          <w:rStyle w:val="CommentReference"/>
        </w:rPr>
        <w:annotationRef/>
      </w:r>
      <w:r>
        <w:t>Espaçamento simples entre o nome dos alunos e do orientador. Espaçamento simples entre o nome e o e-mail (deve-se usar o da Instituição). Times New Roman. Tamanho 12. A Direita. Com inserção de nota de rodapé (menu referência/inserir nota de rodapé). Formatação de nota de rodapé: Espaçamento simples entre as notas. No máximo duas linhas para o orientador. Times New Roman. Tamanho 8. A esquerda.</w:t>
      </w:r>
    </w:p>
  </w:comment>
  <w:comment w:id="107" w:author="ANDRÉA" w:date="2021-09-03T12:53:00Z" w:initials="A">
    <w:p w14:paraId="27EAB0E2" w14:textId="77777777" w:rsidR="0030327C" w:rsidRDefault="0030327C" w:rsidP="00CD4A34">
      <w:pPr>
        <w:pStyle w:val="CommentText"/>
      </w:pPr>
      <w:r>
        <w:rPr>
          <w:rStyle w:val="CommentReference"/>
        </w:rPr>
        <w:annotationRef/>
      </w:r>
      <w:r w:rsidR="00CD4A34">
        <w:t>Título do resumo: Times New Roman. Tamanho 14. Texto a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174" w:author="ANDRÉA" w:date="2022-03-18T14:03:00Z" w:initials="A">
    <w:p w14:paraId="71908AB7" w14:textId="68711667"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CommentReference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r>
        <w:rPr>
          <w:rFonts w:ascii="Times New Roman" w:hAnsi="Times New Roman" w:cs="Times New Roman"/>
          <w:sz w:val="24"/>
          <w:szCs w:val="24"/>
        </w:rPr>
        <w:t>a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 xml:space="preserve">simples na referência. Em ordem alfabética. Espaçamento entre uma referência e outra 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94D636" w15:done="0"/>
  <w15:commentEx w15:paraId="27EAB0E2" w15:done="0"/>
  <w15:commentEx w15:paraId="71908A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94D636" w16cid:durableId="2E6FC492"/>
  <w16cid:commentId w16cid:paraId="27EAB0E2" w16cid:durableId="2E6FC493"/>
  <w16cid:commentId w16cid:paraId="71908AB7" w16cid:durableId="2E6FC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5A15E" w14:textId="77777777" w:rsidR="003E313E" w:rsidRDefault="003E313E" w:rsidP="00FC70D8">
      <w:pPr>
        <w:spacing w:after="0" w:line="240" w:lineRule="auto"/>
      </w:pPr>
      <w:r>
        <w:separator/>
      </w:r>
    </w:p>
  </w:endnote>
  <w:endnote w:type="continuationSeparator" w:id="0">
    <w:p w14:paraId="15373F16" w14:textId="77777777" w:rsidR="003E313E" w:rsidRDefault="003E313E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A405E" w14:textId="77777777" w:rsidR="003E313E" w:rsidRDefault="003E313E" w:rsidP="00FC70D8">
      <w:pPr>
        <w:spacing w:after="0" w:line="240" w:lineRule="auto"/>
      </w:pPr>
      <w:r>
        <w:separator/>
      </w:r>
    </w:p>
  </w:footnote>
  <w:footnote w:type="continuationSeparator" w:id="0">
    <w:p w14:paraId="41BB715B" w14:textId="77777777" w:rsidR="003E313E" w:rsidRDefault="003E313E" w:rsidP="00FC70D8">
      <w:pPr>
        <w:spacing w:after="0" w:line="240" w:lineRule="auto"/>
      </w:pPr>
      <w:r>
        <w:continuationSeparator/>
      </w:r>
    </w:p>
  </w:footnote>
  <w:footnote w:id="1">
    <w:p w14:paraId="5A37C5F8" w14:textId="0A6924B8" w:rsidR="0072291A" w:rsidRPr="006D5DF8" w:rsidRDefault="0072291A" w:rsidP="0072291A">
      <w:pPr>
        <w:pStyle w:val="FootnoteText"/>
        <w:rPr>
          <w:rStyle w:val="FootnoteReference"/>
          <w:rFonts w:ascii="Times New Roman" w:hAnsi="Times New Roman" w:cs="Times New Roman"/>
          <w:sz w:val="16"/>
          <w:szCs w:val="16"/>
        </w:rPr>
      </w:pPr>
      <w:r w:rsidRPr="006D5DF8">
        <w:rPr>
          <w:rFonts w:ascii="Times New Roman" w:hAnsi="Times New Roman" w:cs="Times New Roman"/>
          <w:sz w:val="16"/>
          <w:szCs w:val="16"/>
          <w:vertAlign w:val="superscript"/>
          <w:rPrChange w:id="8" w:author="Isabella" w:date="2026-10-06T19:10:00Z">
            <w:rPr>
              <w:color w:val="FF0000"/>
              <w:vertAlign w:val="superscript"/>
            </w:rPr>
          </w:rPrChange>
        </w:rPr>
        <w:footnoteRef/>
      </w:r>
      <w:r w:rsidRPr="006D5DF8">
        <w:rPr>
          <w:rFonts w:ascii="Times New Roman" w:hAnsi="Times New Roman" w:cs="Times New Roman"/>
          <w:sz w:val="16"/>
          <w:szCs w:val="16"/>
          <w:rPrChange w:id="9" w:author="Isabella" w:date="2026-10-06T19:10:00Z">
            <w:rPr>
              <w:color w:val="FF0000"/>
            </w:rPr>
          </w:rPrChange>
        </w:rPr>
        <w:t xml:space="preserve"> </w:t>
      </w:r>
      <w:ins w:id="10" w:author="Isabella" w:date="2026-10-06T19:06:00Z">
        <w:r w:rsidR="006D5DF8" w:rsidRPr="006D5DF8">
          <w:rPr>
            <w:rFonts w:ascii="Times New Roman" w:hAnsi="Times New Roman" w:cs="Times New Roman"/>
            <w:sz w:val="16"/>
            <w:szCs w:val="16"/>
            <w:rPrChange w:id="11" w:author="Isabella" w:date="2026-10-06T19:10:00Z">
              <w:rPr>
                <w:color w:val="FF0000"/>
              </w:rPr>
            </w:rPrChange>
          </w:rPr>
          <w:t>isousa@brazcubas.edu.br</w:t>
        </w:r>
      </w:ins>
      <w:del w:id="12" w:author="Isabella" w:date="2026-10-06T19:06:00Z">
        <w:r w:rsidRPr="006D5DF8" w:rsidDel="006D5DF8">
          <w:rPr>
            <w:rFonts w:ascii="Times New Roman" w:hAnsi="Times New Roman" w:cs="Times New Roman"/>
            <w:sz w:val="16"/>
            <w:szCs w:val="16"/>
            <w:rPrChange w:id="13" w:author="Isabella" w:date="2026-10-06T19:10:00Z">
              <w:rPr>
                <w:color w:val="FF0000"/>
              </w:rPr>
            </w:rPrChange>
          </w:rPr>
          <w:delText>E-mai</w:delText>
        </w:r>
        <w:r w:rsidR="00370E91" w:rsidRPr="006D5DF8" w:rsidDel="006D5DF8">
          <w:rPr>
            <w:rFonts w:ascii="Times New Roman" w:hAnsi="Times New Roman" w:cs="Times New Roman"/>
            <w:sz w:val="16"/>
            <w:szCs w:val="16"/>
            <w:rPrChange w:id="14" w:author="Isabella" w:date="2026-10-06T19:10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l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15" w:author="Isabella" w:date="2026-10-06T19:10:00Z">
              <w:rPr>
                <w:color w:val="FF0000"/>
              </w:rPr>
            </w:rPrChange>
          </w:rPr>
          <w:delText xml:space="preserve"> institucional</w:delText>
        </w:r>
      </w:del>
      <w:del w:id="16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  <w:rPrChange w:id="17" w:author="Isabella" w:date="2026-10-06T19:10:00Z">
              <w:rPr>
                <w:color w:val="FF0000"/>
              </w:rPr>
            </w:rPrChange>
          </w:rPr>
          <w:delText xml:space="preserve"> </w:delText>
        </w:r>
      </w:del>
      <w:del w:id="18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  <w:rPrChange w:id="19" w:author="Isabella" w:date="2026-10-06T19:10:00Z">
              <w:rPr/>
            </w:rPrChange>
          </w:rPr>
          <w:delText>-</w:delText>
        </w:r>
      </w:del>
      <w:ins w:id="20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-</w:t>
        </w:r>
      </w:ins>
      <w:r w:rsidRPr="006D5DF8">
        <w:rPr>
          <w:rFonts w:ascii="Times New Roman" w:hAnsi="Times New Roman" w:cs="Times New Roman"/>
          <w:sz w:val="16"/>
          <w:szCs w:val="16"/>
          <w:rPrChange w:id="21" w:author="Isabella" w:date="2026-10-06T19:10:00Z">
            <w:rPr/>
          </w:rPrChange>
        </w:rPr>
        <w:t xml:space="preserve"> </w:t>
      </w:r>
      <w:del w:id="22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Lattes </w:delText>
        </w:r>
      </w:del>
      <w:ins w:id="23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ID Lattes: </w:t>
        </w:r>
        <w:r w:rsidR="006D5DF8" w:rsidRPr="006D5DF8">
          <w:rPr>
            <w:rFonts w:ascii="Times New Roman" w:hAnsi="Times New Roman" w:cs="Times New Roman"/>
            <w:sz w:val="16"/>
            <w:szCs w:val="16"/>
            <w:shd w:val="clear" w:color="auto" w:fill="FFFFFF"/>
            <w:rPrChange w:id="24" w:author="Isabella" w:date="2026-10-06T19:10:00Z">
              <w:rPr>
                <w:rFonts w:ascii="Tahoma" w:hAnsi="Tahoma" w:cs="Tahoma"/>
                <w:color w:val="326C99"/>
                <w:sz w:val="17"/>
                <w:szCs w:val="17"/>
                <w:shd w:val="clear" w:color="auto" w:fill="FFFFFF"/>
              </w:rPr>
            </w:rPrChange>
          </w:rPr>
          <w:t>4215441884581120</w:t>
        </w:r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25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26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27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ORCID - </w:delText>
        </w:r>
      </w:del>
      <w:r w:rsidRPr="006D5DF8">
        <w:rPr>
          <w:rFonts w:ascii="Times New Roman" w:hAnsi="Times New Roman" w:cs="Times New Roman"/>
          <w:sz w:val="16"/>
          <w:szCs w:val="16"/>
        </w:rPr>
        <w:t>Graduação</w:t>
      </w:r>
      <w:ins w:id="28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em Análise e Desenvolvimento de Sistemas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29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0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Especialização</w:t>
      </w:r>
      <w:ins w:id="31" w:author="Isabella" w:date="2026-10-06T19:10:00Z">
        <w:r w:rsidR="006D5DF8">
          <w:rPr>
            <w:rFonts w:ascii="Times New Roman" w:hAnsi="Times New Roman" w:cs="Times New Roman"/>
            <w:sz w:val="16"/>
            <w:szCs w:val="16"/>
          </w:rPr>
          <w:t xml:space="preserve"> em Algoritmos e Lógica de Programação</w:t>
        </w:r>
      </w:ins>
      <w:del w:id="32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 - Mestrado - 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33" w:author="Isabella" w:date="2026-10-06T19:09:00Z">
              <w:rPr/>
            </w:rPrChange>
          </w:rPr>
          <w:delText>Doutorado (máximo 2 linhas).</w:delText>
        </w:r>
      </w:del>
    </w:p>
  </w:footnote>
  <w:footnote w:id="2">
    <w:p w14:paraId="28B2AF9C" w14:textId="47A2BB22" w:rsidR="00FC70D8" w:rsidRPr="006D5DF8" w:rsidRDefault="00FC70D8">
      <w:pPr>
        <w:pStyle w:val="FootnoteText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FootnoteReference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ins w:id="40" w:author="Allan G Santos" w:date="2026-10-13T12:20:00Z" w16du:dateUtc="2026-10-13T15:20:00Z">
        <w:r w:rsidR="00846E12">
          <w:rPr>
            <w:rFonts w:ascii="Times New Roman" w:hAnsi="Times New Roman" w:cs="Times New Roman"/>
            <w:sz w:val="16"/>
            <w:szCs w:val="16"/>
          </w:rPr>
          <w:t>allan.santos003@cs.brazcubas.edu.</w:t>
        </w:r>
      </w:ins>
      <w:ins w:id="41" w:author="Allan G Santos" w:date="2026-10-13T12:19:00Z" w16du:dateUtc="2026-10-13T15:19:00Z">
        <w:r w:rsidR="006D40F2">
          <w:rPr>
            <w:rFonts w:ascii="Times New Roman" w:hAnsi="Times New Roman" w:cs="Times New Roman"/>
            <w:sz w:val="16"/>
            <w:szCs w:val="16"/>
          </w:rPr>
          <w:t>br</w:t>
        </w:r>
      </w:ins>
      <w:del w:id="42" w:author="Allan G Santos" w:date="2026-10-13T12:18:00Z" w16du:dateUtc="2026-10-13T15:18:00Z">
        <w:r w:rsidRPr="006D5DF8" w:rsidDel="006D40F2">
          <w:rPr>
            <w:rFonts w:ascii="Times New Roman" w:hAnsi="Times New Roman" w:cs="Times New Roman"/>
            <w:sz w:val="16"/>
            <w:szCs w:val="16"/>
            <w:rPrChange w:id="43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e-mail</w:delText>
        </w:r>
      </w:del>
      <w:r w:rsidR="00595417" w:rsidRPr="006D5DF8">
        <w:rPr>
          <w:rFonts w:ascii="Times New Roman" w:hAnsi="Times New Roman" w:cs="Times New Roman"/>
          <w:sz w:val="16"/>
          <w:szCs w:val="16"/>
          <w:rPrChange w:id="44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del w:id="45" w:author="Allan G Santos" w:date="2026-10-13T12:20:00Z" w16du:dateUtc="2026-10-13T15:20:00Z">
        <w:r w:rsidR="00595417" w:rsidRPr="006D5DF8" w:rsidDel="00846E12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46" w:author="Allan G Santos" w:date="2026-10-13T12:20:00Z" w16du:dateUtc="2026-10-13T15:20:00Z">
        <w:r w:rsidR="00846E12">
          <w:rPr>
            <w:rFonts w:ascii="Times New Roman" w:hAnsi="Times New Roman" w:cs="Times New Roman"/>
            <w:sz w:val="16"/>
            <w:szCs w:val="16"/>
          </w:rPr>
          <w:t>–</w:t>
        </w:r>
      </w:ins>
      <w:r w:rsidR="00595417" w:rsidRPr="006D5DF8">
        <w:rPr>
          <w:rFonts w:ascii="Times New Roman" w:hAnsi="Times New Roman" w:cs="Times New Roman"/>
          <w:sz w:val="16"/>
          <w:szCs w:val="16"/>
        </w:rPr>
        <w:t xml:space="preserve"> </w:t>
      </w:r>
      <w:ins w:id="47" w:author="Allan G Santos" w:date="2026-10-13T12:20:00Z" w16du:dateUtc="2026-10-13T15:20:00Z">
        <w:r w:rsidR="00846E12">
          <w:rPr>
            <w:rFonts w:ascii="Times New Roman" w:hAnsi="Times New Roman" w:cs="Times New Roman"/>
            <w:sz w:val="16"/>
            <w:szCs w:val="16"/>
          </w:rPr>
          <w:t xml:space="preserve">49828941 </w:t>
        </w:r>
      </w:ins>
      <w:del w:id="48" w:author="Allan G Santos" w:date="2026-10-13T12:20:00Z" w16du:dateUtc="2026-10-13T15:20:00Z">
        <w:r w:rsidR="00595417" w:rsidRPr="006D5DF8" w:rsidDel="00846E12">
          <w:rPr>
            <w:rFonts w:ascii="Times New Roman" w:hAnsi="Times New Roman" w:cs="Times New Roman"/>
            <w:sz w:val="16"/>
            <w:szCs w:val="16"/>
            <w:rPrChange w:id="49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</w:del>
      <w:r w:rsidR="00595417"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del w:id="50" w:author="Allan G Santos" w:date="2026-10-13T12:19:00Z" w16du:dateUtc="2026-10-13T15:19:00Z">
        <w:r w:rsidR="00595417" w:rsidRPr="006D5DF8" w:rsidDel="006D40F2">
          <w:rPr>
            <w:rFonts w:ascii="Times New Roman" w:hAnsi="Times New Roman" w:cs="Times New Roman"/>
            <w:sz w:val="16"/>
            <w:szCs w:val="16"/>
            <w:rPrChange w:id="51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="00595417" w:rsidRPr="006D5DF8" w:rsidDel="006D40F2">
          <w:rPr>
            <w:rFonts w:ascii="Times New Roman" w:hAnsi="Times New Roman" w:cs="Times New Roman"/>
            <w:sz w:val="16"/>
            <w:szCs w:val="16"/>
          </w:rPr>
          <w:delText xml:space="preserve">º </w:delText>
        </w:r>
      </w:del>
      <w:ins w:id="52" w:author="Allan G Santos" w:date="2026-10-13T12:19:00Z" w16du:dateUtc="2026-10-13T15:19:00Z">
        <w:r w:rsidR="006D40F2">
          <w:rPr>
            <w:rFonts w:ascii="Times New Roman" w:hAnsi="Times New Roman" w:cs="Times New Roman"/>
            <w:sz w:val="16"/>
            <w:szCs w:val="16"/>
          </w:rPr>
          <w:t>1</w:t>
        </w:r>
        <w:r w:rsidR="006D40F2" w:rsidRPr="006D5DF8">
          <w:rPr>
            <w:rFonts w:ascii="Times New Roman" w:hAnsi="Times New Roman" w:cs="Times New Roman"/>
            <w:sz w:val="16"/>
            <w:szCs w:val="16"/>
          </w:rPr>
          <w:t xml:space="preserve">º </w:t>
        </w:r>
      </w:ins>
      <w:r w:rsidR="00595417" w:rsidRPr="006D5DF8">
        <w:rPr>
          <w:rFonts w:ascii="Times New Roman" w:hAnsi="Times New Roman" w:cs="Times New Roman"/>
          <w:sz w:val="16"/>
          <w:szCs w:val="16"/>
        </w:rPr>
        <w:t>semestre)</w:t>
      </w:r>
    </w:p>
  </w:footnote>
  <w:footnote w:id="3">
    <w:p w14:paraId="6A07B874" w14:textId="2A7D858C" w:rsidR="00595417" w:rsidRPr="006D5DF8" w:rsidRDefault="00595417">
      <w:pPr>
        <w:pStyle w:val="FootnoteText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FootnoteReference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ins w:id="56" w:author="Allan G Santos" w:date="2026-10-13T19:02:00Z" w16du:dateUtc="2026-10-13T22:02:00Z">
        <w:r w:rsidR="00DA0991" w:rsidRPr="00DA0991">
          <w:rPr>
            <w:rFonts w:ascii="Times New Roman" w:hAnsi="Times New Roman" w:cs="Times New Roman"/>
            <w:sz w:val="16"/>
            <w:szCs w:val="16"/>
          </w:rPr>
          <w:t>octavio.soares@cs.brazcubas.edu.br</w:t>
        </w:r>
      </w:ins>
      <w:r w:rsidRPr="006D5DF8">
        <w:rPr>
          <w:rFonts w:ascii="Times New Roman" w:hAnsi="Times New Roman" w:cs="Times New Roman"/>
          <w:sz w:val="16"/>
          <w:szCs w:val="16"/>
          <w:rPrChange w:id="57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</w:rPr>
        <w:t xml:space="preserve">- </w:t>
      </w:r>
      <w:del w:id="58" w:author="Allan G Santos" w:date="2026-10-13T12:20:00Z" w16du:dateUtc="2026-10-13T15:20:00Z">
        <w:r w:rsidRPr="006D5DF8" w:rsidDel="00846E12">
          <w:rPr>
            <w:rFonts w:ascii="Times New Roman" w:hAnsi="Times New Roman" w:cs="Times New Roman"/>
            <w:sz w:val="16"/>
            <w:szCs w:val="16"/>
            <w:rPrChange w:id="59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</w:del>
      <w:ins w:id="60" w:author="Allan G Santos" w:date="2026-10-13T19:02:00Z" w16du:dateUtc="2026-10-13T22:02:00Z">
        <w:r w:rsidR="00DA0991" w:rsidRPr="00DA0991">
          <w:rPr>
            <w:rFonts w:ascii="Times New Roman" w:hAnsi="Times New Roman" w:cs="Times New Roman"/>
            <w:sz w:val="16"/>
            <w:szCs w:val="16"/>
          </w:rPr>
          <w:t>04999035-7</w:t>
        </w:r>
      </w:ins>
      <w:ins w:id="61" w:author="Allan G Santos" w:date="2026-10-13T12:20:00Z" w16du:dateUtc="2026-10-13T15:20:00Z">
        <w:r w:rsidR="00846E12" w:rsidRPr="006D5DF8">
          <w:rPr>
            <w:rFonts w:ascii="Times New Roman" w:hAnsi="Times New Roman" w:cs="Times New Roman"/>
            <w:sz w:val="16"/>
            <w:szCs w:val="16"/>
            <w:rPrChange w:id="62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t xml:space="preserve"> </w:t>
        </w:r>
      </w:ins>
      <w:r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del w:id="63" w:author="Allan G Santos" w:date="2026-10-13T19:03:00Z" w16du:dateUtc="2026-10-13T22:03:00Z">
        <w:r w:rsidRPr="006D5DF8" w:rsidDel="00DA0991">
          <w:rPr>
            <w:rFonts w:ascii="Times New Roman" w:hAnsi="Times New Roman" w:cs="Times New Roman"/>
            <w:sz w:val="16"/>
            <w:szCs w:val="16"/>
            <w:rPrChange w:id="64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Pr="006D5DF8" w:rsidDel="00DA0991">
          <w:rPr>
            <w:rFonts w:ascii="Times New Roman" w:hAnsi="Times New Roman" w:cs="Times New Roman"/>
            <w:sz w:val="16"/>
            <w:szCs w:val="16"/>
          </w:rPr>
          <w:delText xml:space="preserve">º </w:delText>
        </w:r>
      </w:del>
      <w:ins w:id="65" w:author="Allan G Santos" w:date="2026-10-13T19:03:00Z" w16du:dateUtc="2026-10-13T22:03:00Z">
        <w:r w:rsidR="00DA0991">
          <w:rPr>
            <w:rFonts w:ascii="Times New Roman" w:hAnsi="Times New Roman" w:cs="Times New Roman"/>
            <w:sz w:val="16"/>
            <w:szCs w:val="16"/>
          </w:rPr>
          <w:t>1</w:t>
        </w:r>
        <w:r w:rsidR="00DA0991" w:rsidRPr="006D5DF8">
          <w:rPr>
            <w:rFonts w:ascii="Times New Roman" w:hAnsi="Times New Roman" w:cs="Times New Roman"/>
            <w:sz w:val="16"/>
            <w:szCs w:val="16"/>
          </w:rPr>
          <w:t xml:space="preserve">º </w:t>
        </w:r>
      </w:ins>
      <w:r w:rsidRPr="006D5DF8">
        <w:rPr>
          <w:rFonts w:ascii="Times New Roman" w:hAnsi="Times New Roman" w:cs="Times New Roman"/>
          <w:sz w:val="16"/>
          <w:szCs w:val="16"/>
        </w:rPr>
        <w:t>semestre)</w:t>
      </w:r>
    </w:p>
  </w:footnote>
  <w:footnote w:id="4">
    <w:p w14:paraId="453C309A" w14:textId="531DF57A" w:rsidR="00595417" w:rsidRPr="00595417" w:rsidRDefault="00595417">
      <w:pPr>
        <w:pStyle w:val="FootnoteText"/>
        <w:rPr>
          <w:sz w:val="16"/>
          <w:szCs w:val="16"/>
        </w:rPr>
      </w:pPr>
      <w:r w:rsidRPr="006D5DF8">
        <w:rPr>
          <w:rStyle w:val="FootnoteReference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ins w:id="70" w:author="Allan G Santos" w:date="2026-10-13T19:03:00Z" w16du:dateUtc="2026-10-13T22:03:00Z">
        <w:r w:rsidR="00DA0991" w:rsidRPr="00DA0991">
          <w:rPr>
            <w:rFonts w:ascii="Times New Roman" w:hAnsi="Times New Roman" w:cs="Times New Roman"/>
            <w:sz w:val="16"/>
            <w:szCs w:val="16"/>
          </w:rPr>
          <w:t>carlos.castro@cs.brazcubas.edu.br</w:t>
        </w:r>
      </w:ins>
      <w:del w:id="71" w:author="Allan G Santos" w:date="2026-10-13T19:03:00Z" w16du:dateUtc="2026-10-13T22:03:00Z">
        <w:r w:rsidRPr="006D5DF8" w:rsidDel="00DA0991">
          <w:rPr>
            <w:rFonts w:ascii="Times New Roman" w:hAnsi="Times New Roman" w:cs="Times New Roman"/>
            <w:sz w:val="16"/>
            <w:szCs w:val="16"/>
            <w:rPrChange w:id="72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 </w:delText>
        </w:r>
      </w:del>
      <w:r w:rsidRPr="006D5DF8">
        <w:rPr>
          <w:rFonts w:ascii="Times New Roman" w:hAnsi="Times New Roman" w:cs="Times New Roman"/>
          <w:sz w:val="16"/>
          <w:szCs w:val="16"/>
        </w:rPr>
        <w:t xml:space="preserve">- </w:t>
      </w:r>
      <w:ins w:id="73" w:author="Allan G Santos" w:date="2026-10-13T19:03:00Z" w16du:dateUtc="2026-10-13T22:03:00Z">
        <w:r w:rsidR="00DA0991" w:rsidRPr="00DA0991">
          <w:rPr>
            <w:rFonts w:ascii="Times New Roman" w:hAnsi="Times New Roman" w:cs="Times New Roman"/>
            <w:sz w:val="16"/>
            <w:szCs w:val="16"/>
          </w:rPr>
          <w:t>49986431</w:t>
        </w:r>
      </w:ins>
      <w:del w:id="74" w:author="Allan G Santos" w:date="2026-10-13T19:03:00Z" w16du:dateUtc="2026-10-13T22:03:00Z">
        <w:r w:rsidRPr="006D5DF8" w:rsidDel="00DA0991">
          <w:rPr>
            <w:rFonts w:ascii="Times New Roman" w:hAnsi="Times New Roman" w:cs="Times New Roman"/>
            <w:sz w:val="16"/>
            <w:szCs w:val="16"/>
            <w:rPrChange w:id="75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RGM</w:delText>
        </w:r>
      </w:del>
      <w:r w:rsidRPr="006D5DF8">
        <w:rPr>
          <w:rFonts w:ascii="Times New Roman" w:hAnsi="Times New Roman" w:cs="Times New Roman"/>
          <w:sz w:val="16"/>
          <w:szCs w:val="16"/>
          <w:rPrChange w:id="76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del w:id="77" w:author="Allan G Santos" w:date="2026-10-13T19:04:00Z" w16du:dateUtc="2026-10-13T22:04:00Z">
        <w:r w:rsidRPr="006D5DF8" w:rsidDel="00DA0991">
          <w:rPr>
            <w:rFonts w:ascii="Times New Roman" w:hAnsi="Times New Roman" w:cs="Times New Roman"/>
            <w:sz w:val="16"/>
            <w:szCs w:val="16"/>
            <w:rPrChange w:id="78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Pr="006D5DF8" w:rsidDel="00DA0991">
          <w:rPr>
            <w:rFonts w:ascii="Times New Roman" w:hAnsi="Times New Roman" w:cs="Times New Roman"/>
            <w:sz w:val="16"/>
            <w:szCs w:val="16"/>
          </w:rPr>
          <w:delText xml:space="preserve">º </w:delText>
        </w:r>
      </w:del>
      <w:ins w:id="79" w:author="Allan G Santos" w:date="2026-10-13T19:04:00Z" w16du:dateUtc="2026-10-13T22:04:00Z">
        <w:r w:rsidR="00DA0991">
          <w:rPr>
            <w:rFonts w:ascii="Times New Roman" w:hAnsi="Times New Roman" w:cs="Times New Roman"/>
            <w:sz w:val="16"/>
            <w:szCs w:val="16"/>
          </w:rPr>
          <w:t>1</w:t>
        </w:r>
        <w:r w:rsidR="00DA0991" w:rsidRPr="006D5DF8">
          <w:rPr>
            <w:rFonts w:ascii="Times New Roman" w:hAnsi="Times New Roman" w:cs="Times New Roman"/>
            <w:sz w:val="16"/>
            <w:szCs w:val="16"/>
          </w:rPr>
          <w:t xml:space="preserve">º </w:t>
        </w:r>
      </w:ins>
      <w:r w:rsidRPr="006D5DF8">
        <w:rPr>
          <w:rFonts w:ascii="Times New Roman" w:hAnsi="Times New Roman" w:cs="Times New Roman"/>
          <w:sz w:val="16"/>
          <w:szCs w:val="16"/>
        </w:rPr>
        <w:t>semestre)</w:t>
      </w:r>
    </w:p>
  </w:footnote>
  <w:footnote w:id="5">
    <w:p w14:paraId="2D8F96FC" w14:textId="23C75D23" w:rsidR="006D40F2" w:rsidRPr="00595417" w:rsidRDefault="006D40F2" w:rsidP="006D40F2">
      <w:pPr>
        <w:pStyle w:val="FootnoteText"/>
        <w:rPr>
          <w:ins w:id="83" w:author="Allan G Santos" w:date="2026-10-13T12:16:00Z" w16du:dateUtc="2026-10-13T15:16:00Z"/>
          <w:sz w:val="16"/>
          <w:szCs w:val="16"/>
        </w:rPr>
      </w:pPr>
      <w:ins w:id="84" w:author="Allan G Santos" w:date="2026-10-13T12:16:00Z" w16du:dateUtc="2026-10-13T15:16:00Z">
        <w:r w:rsidRPr="006D5DF8">
          <w:rPr>
            <w:rStyle w:val="FootnoteReference"/>
            <w:rFonts w:ascii="Times New Roman" w:hAnsi="Times New Roman" w:cs="Times New Roman"/>
            <w:sz w:val="16"/>
            <w:szCs w:val="16"/>
          </w:rPr>
          <w:footnoteRef/>
        </w:r>
        <w:r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ins w:id="85" w:author="Allan G Santos" w:date="2026-10-13T19:04:00Z" w16du:dateUtc="2026-10-13T22:04:00Z">
        <w:r w:rsidR="00DA0991" w:rsidRPr="00DA0991">
          <w:rPr>
            <w:rFonts w:ascii="Times New Roman" w:hAnsi="Times New Roman" w:cs="Times New Roman"/>
            <w:sz w:val="16"/>
            <w:szCs w:val="16"/>
          </w:rPr>
          <w:t>luccas.soares@cs.brazcubas.edu.br</w:t>
        </w:r>
      </w:ins>
      <w:ins w:id="86" w:author="Allan G Santos" w:date="2026-10-13T12:16:00Z" w16du:dateUtc="2026-10-13T15:16:00Z">
        <w:r w:rsidRPr="00751398"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Pr="006D5DF8">
          <w:rPr>
            <w:rFonts w:ascii="Times New Roman" w:hAnsi="Times New Roman" w:cs="Times New Roman"/>
            <w:sz w:val="16"/>
            <w:szCs w:val="16"/>
          </w:rPr>
          <w:t xml:space="preserve">- </w:t>
        </w:r>
      </w:ins>
      <w:ins w:id="87" w:author="Allan G Santos" w:date="2026-10-13T19:04:00Z" w16du:dateUtc="2026-10-13T22:04:00Z">
        <w:r w:rsidR="00DA0991" w:rsidRPr="00DA0991">
          <w:rPr>
            <w:rFonts w:ascii="Times New Roman" w:hAnsi="Times New Roman" w:cs="Times New Roman"/>
            <w:sz w:val="16"/>
            <w:szCs w:val="16"/>
          </w:rPr>
          <w:t>49743651</w:t>
        </w:r>
      </w:ins>
      <w:ins w:id="88" w:author="Allan G Santos" w:date="2026-10-13T12:16:00Z" w16du:dateUtc="2026-10-13T15:16:00Z">
        <w:r w:rsidRPr="00751398"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Pr="006D5DF8">
          <w:rPr>
            <w:rFonts w:ascii="Times New Roman" w:hAnsi="Times New Roman" w:cs="Times New Roman"/>
            <w:sz w:val="16"/>
            <w:szCs w:val="16"/>
          </w:rPr>
          <w:t>- Centro Universitário Braz Cubas - Graduando em Análise e Desenvolvimento de Sistemas (</w:t>
        </w:r>
      </w:ins>
      <w:ins w:id="89" w:author="Allan G Santos" w:date="2026-10-13T19:04:00Z" w16du:dateUtc="2026-10-13T22:04:00Z">
        <w:r w:rsidR="00DA0991">
          <w:rPr>
            <w:rFonts w:ascii="Times New Roman" w:hAnsi="Times New Roman" w:cs="Times New Roman"/>
            <w:sz w:val="16"/>
            <w:szCs w:val="16"/>
          </w:rPr>
          <w:t>1</w:t>
        </w:r>
      </w:ins>
      <w:ins w:id="90" w:author="Allan G Santos" w:date="2026-10-13T12:16:00Z" w16du:dateUtc="2026-10-13T15:16:00Z">
        <w:r w:rsidRPr="006D5DF8">
          <w:rPr>
            <w:rFonts w:ascii="Times New Roman" w:hAnsi="Times New Roman" w:cs="Times New Roman"/>
            <w:sz w:val="16"/>
            <w:szCs w:val="16"/>
          </w:rPr>
          <w:t>º semestre)</w:t>
        </w:r>
      </w:ins>
    </w:p>
  </w:footnote>
  <w:footnote w:id="6">
    <w:p w14:paraId="728B76F6" w14:textId="1040F082" w:rsidR="006D40F2" w:rsidRPr="00595417" w:rsidRDefault="006D40F2" w:rsidP="006D40F2">
      <w:pPr>
        <w:pStyle w:val="FootnoteText"/>
        <w:rPr>
          <w:ins w:id="93" w:author="Allan G Santos" w:date="2026-10-13T12:16:00Z" w16du:dateUtc="2026-10-13T15:16:00Z"/>
          <w:sz w:val="16"/>
          <w:szCs w:val="16"/>
        </w:rPr>
      </w:pPr>
      <w:ins w:id="94" w:author="Allan G Santos" w:date="2026-10-13T12:16:00Z" w16du:dateUtc="2026-10-13T15:16:00Z">
        <w:r w:rsidRPr="006D5DF8">
          <w:rPr>
            <w:rStyle w:val="FootnoteReference"/>
            <w:rFonts w:ascii="Times New Roman" w:hAnsi="Times New Roman" w:cs="Times New Roman"/>
            <w:sz w:val="16"/>
            <w:szCs w:val="16"/>
          </w:rPr>
          <w:footnoteRef/>
        </w:r>
        <w:r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ins w:id="95" w:author="Allan G Santos" w:date="2026-10-13T19:04:00Z" w16du:dateUtc="2026-10-13T22:04:00Z">
        <w:r w:rsidR="00DA0991" w:rsidRPr="00DA0991">
          <w:rPr>
            <w:rFonts w:ascii="Times New Roman" w:hAnsi="Times New Roman" w:cs="Times New Roman"/>
            <w:sz w:val="16"/>
            <w:szCs w:val="16"/>
          </w:rPr>
          <w:t>flavio.siqueira@cs.brazcubas.edu.br</w:t>
        </w:r>
      </w:ins>
      <w:ins w:id="96" w:author="Allan G Santos" w:date="2026-10-13T12:16:00Z" w16du:dateUtc="2026-10-13T15:16:00Z">
        <w:r w:rsidRPr="00751398"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Pr="006D5DF8">
          <w:rPr>
            <w:rFonts w:ascii="Times New Roman" w:hAnsi="Times New Roman" w:cs="Times New Roman"/>
            <w:sz w:val="16"/>
            <w:szCs w:val="16"/>
          </w:rPr>
          <w:t xml:space="preserve">- </w:t>
        </w:r>
      </w:ins>
      <w:ins w:id="97" w:author="Allan G Santos" w:date="2026-10-13T19:04:00Z" w16du:dateUtc="2026-10-13T22:04:00Z">
        <w:r w:rsidR="00DA0991" w:rsidRPr="00DA0991">
          <w:rPr>
            <w:rFonts w:ascii="Times New Roman" w:hAnsi="Times New Roman" w:cs="Times New Roman"/>
            <w:sz w:val="16"/>
            <w:szCs w:val="16"/>
          </w:rPr>
          <w:t>47526939</w:t>
        </w:r>
      </w:ins>
      <w:ins w:id="98" w:author="Allan G Santos" w:date="2026-10-13T12:16:00Z" w16du:dateUtc="2026-10-13T15:16:00Z">
        <w:r w:rsidRPr="00751398"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Pr="006D5DF8">
          <w:rPr>
            <w:rFonts w:ascii="Times New Roman" w:hAnsi="Times New Roman" w:cs="Times New Roman"/>
            <w:sz w:val="16"/>
            <w:szCs w:val="16"/>
          </w:rPr>
          <w:t>- Centro Universitário Braz Cubas - Graduando em Análise e Desenvolvimento de Sistemas (</w:t>
        </w:r>
      </w:ins>
      <w:ins w:id="99" w:author="Allan G Santos" w:date="2026-10-13T19:04:00Z" w16du:dateUtc="2026-10-13T22:04:00Z">
        <w:r w:rsidR="00DA0991">
          <w:rPr>
            <w:rFonts w:ascii="Times New Roman" w:hAnsi="Times New Roman" w:cs="Times New Roman"/>
            <w:sz w:val="16"/>
            <w:szCs w:val="16"/>
          </w:rPr>
          <w:t>1</w:t>
        </w:r>
      </w:ins>
      <w:ins w:id="100" w:author="Allan G Santos" w:date="2026-10-13T12:16:00Z" w16du:dateUtc="2026-10-13T15:16:00Z">
        <w:r w:rsidRPr="006D5DF8">
          <w:rPr>
            <w:rFonts w:ascii="Times New Roman" w:hAnsi="Times New Roman" w:cs="Times New Roman"/>
            <w:sz w:val="16"/>
            <w:szCs w:val="16"/>
          </w:rPr>
          <w:t>º semestre)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C464F" w14:textId="77777777" w:rsidR="007641CF" w:rsidRDefault="007641CF" w:rsidP="007641CF">
    <w:pPr>
      <w:pStyle w:val="Header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lan G Santos">
    <w15:presenceInfo w15:providerId="Windows Live" w15:userId="a9ad72b7a183222e"/>
  </w15:person>
  <w15:person w15:author="Isabella">
    <w15:presenceInfo w15:providerId="AD" w15:userId="S::isousa@pf.brazcubas.edu.br::54db16e1-b3c5-4b78-a2be-3bfe28968c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0D8"/>
    <w:rsid w:val="00013226"/>
    <w:rsid w:val="0001397A"/>
    <w:rsid w:val="00060B4B"/>
    <w:rsid w:val="000656E9"/>
    <w:rsid w:val="000819CF"/>
    <w:rsid w:val="00086742"/>
    <w:rsid w:val="00086F56"/>
    <w:rsid w:val="00092B78"/>
    <w:rsid w:val="000A2BBF"/>
    <w:rsid w:val="00167E78"/>
    <w:rsid w:val="001736FF"/>
    <w:rsid w:val="001E29AC"/>
    <w:rsid w:val="0024210A"/>
    <w:rsid w:val="00264E24"/>
    <w:rsid w:val="00271CA6"/>
    <w:rsid w:val="00291333"/>
    <w:rsid w:val="002C4832"/>
    <w:rsid w:val="002D7BC2"/>
    <w:rsid w:val="0030327C"/>
    <w:rsid w:val="00312DE8"/>
    <w:rsid w:val="00370E91"/>
    <w:rsid w:val="003A5BF3"/>
    <w:rsid w:val="003A6119"/>
    <w:rsid w:val="003E313E"/>
    <w:rsid w:val="00413C9C"/>
    <w:rsid w:val="00432C91"/>
    <w:rsid w:val="004708DB"/>
    <w:rsid w:val="004E2226"/>
    <w:rsid w:val="004E37A2"/>
    <w:rsid w:val="004E6F9D"/>
    <w:rsid w:val="00501E27"/>
    <w:rsid w:val="00567688"/>
    <w:rsid w:val="0058428F"/>
    <w:rsid w:val="005852F5"/>
    <w:rsid w:val="00595417"/>
    <w:rsid w:val="005C422F"/>
    <w:rsid w:val="00603CDC"/>
    <w:rsid w:val="00622EE0"/>
    <w:rsid w:val="00623E37"/>
    <w:rsid w:val="00662B22"/>
    <w:rsid w:val="006D40F2"/>
    <w:rsid w:val="006D5DF8"/>
    <w:rsid w:val="006E11E9"/>
    <w:rsid w:val="006F1A2F"/>
    <w:rsid w:val="0072291A"/>
    <w:rsid w:val="007432CF"/>
    <w:rsid w:val="007641CF"/>
    <w:rsid w:val="007769ED"/>
    <w:rsid w:val="00802998"/>
    <w:rsid w:val="00846E12"/>
    <w:rsid w:val="008525B0"/>
    <w:rsid w:val="0089760D"/>
    <w:rsid w:val="008B4F7B"/>
    <w:rsid w:val="008D679D"/>
    <w:rsid w:val="00931D64"/>
    <w:rsid w:val="009529EC"/>
    <w:rsid w:val="00973471"/>
    <w:rsid w:val="009855E4"/>
    <w:rsid w:val="009B6A4D"/>
    <w:rsid w:val="009C17FE"/>
    <w:rsid w:val="009E7859"/>
    <w:rsid w:val="00A51101"/>
    <w:rsid w:val="00A70F89"/>
    <w:rsid w:val="00A866D7"/>
    <w:rsid w:val="00A93D78"/>
    <w:rsid w:val="00AD1B1B"/>
    <w:rsid w:val="00AE3A7D"/>
    <w:rsid w:val="00AE49E2"/>
    <w:rsid w:val="00AF01D1"/>
    <w:rsid w:val="00B1526F"/>
    <w:rsid w:val="00B2763F"/>
    <w:rsid w:val="00B2795B"/>
    <w:rsid w:val="00BB1BED"/>
    <w:rsid w:val="00BC1501"/>
    <w:rsid w:val="00C259E1"/>
    <w:rsid w:val="00C708FD"/>
    <w:rsid w:val="00CC7DDE"/>
    <w:rsid w:val="00CD4A34"/>
    <w:rsid w:val="00CF5578"/>
    <w:rsid w:val="00CF7C84"/>
    <w:rsid w:val="00D218F2"/>
    <w:rsid w:val="00D716B8"/>
    <w:rsid w:val="00DA0991"/>
    <w:rsid w:val="00DC2717"/>
    <w:rsid w:val="00DF3A97"/>
    <w:rsid w:val="00E13575"/>
    <w:rsid w:val="00E1616A"/>
    <w:rsid w:val="00E6025C"/>
    <w:rsid w:val="00E80D60"/>
    <w:rsid w:val="00E93B7B"/>
    <w:rsid w:val="00EA2D91"/>
    <w:rsid w:val="00EB3286"/>
    <w:rsid w:val="00EC68F0"/>
    <w:rsid w:val="00ED28C6"/>
    <w:rsid w:val="00F133D1"/>
    <w:rsid w:val="00F341A9"/>
    <w:rsid w:val="00F670B9"/>
    <w:rsid w:val="00F7244C"/>
    <w:rsid w:val="00F72D6C"/>
    <w:rsid w:val="00FA3EBC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664F6"/>
  <w15:docId w15:val="{72F48797-5E9E-49B3-B8CC-4DBFA374C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0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0D8"/>
  </w:style>
  <w:style w:type="paragraph" w:styleId="Footer">
    <w:name w:val="footer"/>
    <w:basedOn w:val="Normal"/>
    <w:link w:val="Footer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0D8"/>
  </w:style>
  <w:style w:type="paragraph" w:styleId="FootnoteText">
    <w:name w:val="footnote text"/>
    <w:basedOn w:val="Normal"/>
    <w:link w:val="FootnoteText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70D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595417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DefaultParagraphFont"/>
    <w:rsid w:val="00AD1B1B"/>
  </w:style>
  <w:style w:type="paragraph" w:styleId="BalloonText">
    <w:name w:val="Balloon Text"/>
    <w:basedOn w:val="Normal"/>
    <w:link w:val="BalloonText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032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32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32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327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03CDC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603CD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3CD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D40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972</Words>
  <Characters>5547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Modelo Resumo 2026 com campos de preenchimento</vt:lpstr>
      <vt:lpstr/>
    </vt:vector>
  </TitlesOfParts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keywords/>
  <dc:description/>
  <cp:lastModifiedBy>Allan G Santos</cp:lastModifiedBy>
  <cp:revision>6</cp:revision>
  <cp:lastPrinted>2021-08-29T20:44:00Z</cp:lastPrinted>
  <dcterms:created xsi:type="dcterms:W3CDTF">2022-03-18T16:02:00Z</dcterms:created>
  <dcterms:modified xsi:type="dcterms:W3CDTF">2026-10-13T22:04:00Z</dcterms:modified>
</cp:coreProperties>
</file>